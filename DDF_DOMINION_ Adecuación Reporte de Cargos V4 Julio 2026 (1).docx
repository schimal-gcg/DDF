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023D5" w14:textId="77777777" w:rsidR="00473229" w:rsidRPr="00513ACA" w:rsidRDefault="00473229">
      <w:pPr>
        <w:spacing w:after="0" w:line="240" w:lineRule="auto"/>
        <w:rPr>
          <w:b/>
          <w:kern w:val="28"/>
          <w:sz w:val="56"/>
          <w:szCs w:val="56"/>
        </w:rPr>
      </w:pPr>
    </w:p>
    <w:p w14:paraId="4E8B8369" w14:textId="77777777" w:rsidR="00473229" w:rsidRPr="00513ACA" w:rsidRDefault="00473229">
      <w:pPr>
        <w:spacing w:after="0" w:line="240" w:lineRule="auto"/>
        <w:rPr>
          <w:b/>
          <w:kern w:val="28"/>
          <w:sz w:val="56"/>
          <w:szCs w:val="56"/>
        </w:rPr>
      </w:pPr>
    </w:p>
    <w:p w14:paraId="593D3599" w14:textId="25B51065" w:rsidR="00473229" w:rsidRPr="00513ACA" w:rsidRDefault="00D663D9">
      <w:pPr>
        <w:spacing w:after="0" w:line="240" w:lineRule="auto"/>
        <w:outlineLvl w:val="0"/>
        <w:rPr>
          <w:b/>
          <w:sz w:val="56"/>
        </w:rPr>
      </w:pPr>
      <w:r w:rsidRPr="00513ACA">
        <w:rPr>
          <w:b/>
          <w:sz w:val="56"/>
        </w:rPr>
        <w:t xml:space="preserve">Documento de Diseño </w:t>
      </w:r>
      <w:r w:rsidR="00D369B6" w:rsidRPr="00513ACA">
        <w:rPr>
          <w:b/>
          <w:sz w:val="56"/>
        </w:rPr>
        <w:t>Funcional</w:t>
      </w:r>
    </w:p>
    <w:p w14:paraId="07D40CE2" w14:textId="5431395B" w:rsidR="00E016E9" w:rsidRPr="00513ACA" w:rsidRDefault="00917B25">
      <w:pPr>
        <w:spacing w:after="0" w:line="240" w:lineRule="auto"/>
        <w:rPr>
          <w:kern w:val="28"/>
        </w:rPr>
      </w:pPr>
      <w:r w:rsidRPr="00513ACA">
        <w:rPr>
          <w:b/>
          <w:sz w:val="56"/>
        </w:rPr>
        <w:t>DDF_</w:t>
      </w:r>
      <w:r w:rsidR="00DC4894">
        <w:rPr>
          <w:b/>
          <w:sz w:val="56"/>
        </w:rPr>
        <w:t>DOMINION</w:t>
      </w:r>
      <w:r w:rsidR="00284694" w:rsidRPr="00513ACA">
        <w:rPr>
          <w:b/>
          <w:sz w:val="56"/>
        </w:rPr>
        <w:t>_</w:t>
      </w:r>
      <w:r w:rsidR="00DC4894">
        <w:rPr>
          <w:b/>
          <w:sz w:val="56"/>
        </w:rPr>
        <w:t xml:space="preserve">ADECUACION DE </w:t>
      </w:r>
      <w:r w:rsidR="00544606">
        <w:rPr>
          <w:b/>
          <w:sz w:val="56"/>
        </w:rPr>
        <w:t>REPORTE DE CARGOS</w:t>
      </w:r>
    </w:p>
    <w:p w14:paraId="091B6D64" w14:textId="7C4057C9" w:rsidR="00E016E9" w:rsidRPr="00513ACA" w:rsidRDefault="00E016E9">
      <w:pPr>
        <w:spacing w:after="0" w:line="240" w:lineRule="auto"/>
        <w:rPr>
          <w:kern w:val="28"/>
        </w:rPr>
      </w:pPr>
    </w:p>
    <w:p w14:paraId="4B74BEA4" w14:textId="77777777" w:rsidR="00E016E9" w:rsidRPr="00513ACA" w:rsidRDefault="00E016E9">
      <w:pPr>
        <w:spacing w:after="0" w:line="240" w:lineRule="auto"/>
        <w:rPr>
          <w:kern w:val="28"/>
        </w:rPr>
      </w:pPr>
    </w:p>
    <w:p w14:paraId="10977E9F" w14:textId="77777777" w:rsidR="00473229" w:rsidRPr="00513ACA" w:rsidRDefault="00473229">
      <w:pPr>
        <w:spacing w:after="0" w:line="240" w:lineRule="auto"/>
        <w:rPr>
          <w:kern w:val="28"/>
        </w:rPr>
      </w:pPr>
      <w:r w:rsidRPr="00513ACA">
        <w:rPr>
          <w:kern w:val="28"/>
        </w:rPr>
        <w:t>Preparado para</w:t>
      </w:r>
      <w:r w:rsidR="00D663D9" w:rsidRPr="00513ACA">
        <w:rPr>
          <w:kern w:val="28"/>
        </w:rPr>
        <w:t>:</w:t>
      </w:r>
    </w:p>
    <w:p w14:paraId="44CFE9A9" w14:textId="4B977F57" w:rsidR="00473229" w:rsidRPr="00DC4894" w:rsidRDefault="00DC4894" w:rsidP="00DC4894">
      <w:pPr>
        <w:spacing w:after="0" w:line="240" w:lineRule="auto"/>
        <w:ind w:left="284"/>
        <w:rPr>
          <w:b/>
          <w:kern w:val="28"/>
        </w:rPr>
      </w:pPr>
      <w:r>
        <w:rPr>
          <w:b/>
          <w:kern w:val="28"/>
        </w:rPr>
        <w:t>DOMINION</w:t>
      </w:r>
    </w:p>
    <w:p w14:paraId="7743C664" w14:textId="77777777" w:rsidR="00473229" w:rsidRPr="00513ACA" w:rsidRDefault="00473229">
      <w:pPr>
        <w:spacing w:after="0" w:line="240" w:lineRule="auto"/>
        <w:rPr>
          <w:kern w:val="28"/>
        </w:rPr>
      </w:pPr>
    </w:p>
    <w:p w14:paraId="7E1EEDE6" w14:textId="77777777" w:rsidR="00473229" w:rsidRPr="00513ACA" w:rsidRDefault="00473229">
      <w:pPr>
        <w:spacing w:after="0" w:line="240" w:lineRule="auto"/>
        <w:rPr>
          <w:kern w:val="28"/>
        </w:rPr>
      </w:pPr>
    </w:p>
    <w:p w14:paraId="03998F43" w14:textId="77777777" w:rsidR="00473229" w:rsidRPr="00513ACA" w:rsidRDefault="00473229">
      <w:pPr>
        <w:spacing w:after="0" w:line="240" w:lineRule="auto"/>
        <w:rPr>
          <w:kern w:val="28"/>
        </w:rPr>
      </w:pPr>
    </w:p>
    <w:p w14:paraId="757AC539" w14:textId="77777777" w:rsidR="00473229" w:rsidRPr="00513ACA" w:rsidRDefault="00473229">
      <w:pPr>
        <w:spacing w:after="0" w:line="240" w:lineRule="auto"/>
        <w:rPr>
          <w:kern w:val="28"/>
        </w:rPr>
      </w:pPr>
    </w:p>
    <w:p w14:paraId="01ED07E8" w14:textId="77777777" w:rsidR="00473229" w:rsidRPr="00513ACA" w:rsidRDefault="00473229">
      <w:pPr>
        <w:spacing w:after="0" w:line="240" w:lineRule="auto"/>
        <w:rPr>
          <w:kern w:val="28"/>
        </w:rPr>
      </w:pPr>
    </w:p>
    <w:p w14:paraId="7D550DD8" w14:textId="77777777" w:rsidR="00473229" w:rsidRPr="00513ACA" w:rsidRDefault="00473229">
      <w:pPr>
        <w:spacing w:after="0" w:line="240" w:lineRule="auto"/>
        <w:rPr>
          <w:kern w:val="28"/>
        </w:rPr>
      </w:pPr>
    </w:p>
    <w:p w14:paraId="43010B03" w14:textId="77777777" w:rsidR="00473229" w:rsidRPr="00513ACA" w:rsidRDefault="00473229">
      <w:pPr>
        <w:spacing w:after="0" w:line="240" w:lineRule="auto"/>
        <w:rPr>
          <w:kern w:val="28"/>
        </w:rPr>
      </w:pPr>
    </w:p>
    <w:p w14:paraId="1A104018" w14:textId="77777777" w:rsidR="00473229" w:rsidRPr="00513ACA" w:rsidRDefault="00473229">
      <w:pPr>
        <w:spacing w:after="0" w:line="240" w:lineRule="auto"/>
        <w:rPr>
          <w:kern w:val="28"/>
        </w:rPr>
      </w:pPr>
      <w:r w:rsidRPr="00513ACA">
        <w:rPr>
          <w:kern w:val="28"/>
        </w:rPr>
        <w:t>Preparado por</w:t>
      </w:r>
      <w:r w:rsidR="00D663D9" w:rsidRPr="00513ACA">
        <w:rPr>
          <w:kern w:val="28"/>
        </w:rPr>
        <w:t>:</w:t>
      </w:r>
    </w:p>
    <w:p w14:paraId="7C778F90" w14:textId="6C2450CA" w:rsidR="00667F35" w:rsidRPr="00513ACA" w:rsidRDefault="002B7056" w:rsidP="00667F35">
      <w:pPr>
        <w:spacing w:after="0" w:line="240" w:lineRule="auto"/>
        <w:ind w:left="284"/>
        <w:rPr>
          <w:b/>
          <w:kern w:val="28"/>
        </w:rPr>
      </w:pPr>
      <w:r w:rsidRPr="00513ACA">
        <w:rPr>
          <w:b/>
          <w:kern w:val="28"/>
        </w:rPr>
        <w:t>Paulina Albarran</w:t>
      </w:r>
    </w:p>
    <w:p w14:paraId="56141768" w14:textId="088FC0AA" w:rsidR="00473229" w:rsidRPr="00513ACA" w:rsidRDefault="00473229" w:rsidP="00F941CD">
      <w:pPr>
        <w:tabs>
          <w:tab w:val="left" w:pos="2377"/>
        </w:tabs>
        <w:spacing w:after="0" w:line="240" w:lineRule="auto"/>
        <w:rPr>
          <w:b/>
          <w:kern w:val="28"/>
        </w:rPr>
        <w:sectPr w:rsidR="00473229" w:rsidRPr="00513ACA" w:rsidSect="007B6C8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39" w:code="9"/>
          <w:pgMar w:top="432" w:right="720" w:bottom="720" w:left="720" w:header="418" w:footer="562" w:gutter="0"/>
          <w:cols w:space="708"/>
          <w:titlePg/>
          <w:docGrid w:linePitch="360"/>
        </w:sectPr>
      </w:pPr>
    </w:p>
    <w:p w14:paraId="4E152235" w14:textId="20201A0D" w:rsidR="00BC7C12" w:rsidRPr="00513ACA" w:rsidRDefault="00BC7C12" w:rsidP="00EE6D57">
      <w:pPr>
        <w:pStyle w:val="PageTitle"/>
        <w:tabs>
          <w:tab w:val="left" w:pos="3381"/>
        </w:tabs>
        <w:jc w:val="left"/>
        <w:rPr>
          <w:sz w:val="24"/>
          <w:szCs w:val="24"/>
        </w:rPr>
      </w:pPr>
    </w:p>
    <w:p w14:paraId="4EA9A41D" w14:textId="185B7D52" w:rsidR="00DD3BA7" w:rsidRPr="00513ACA" w:rsidRDefault="00DD3BA7" w:rsidP="00C837DC">
      <w:pPr>
        <w:pStyle w:val="AuthorName"/>
        <w:rPr>
          <w:rFonts w:cstheme="minorHAnsi"/>
          <w:bCs/>
          <w:sz w:val="24"/>
          <w:szCs w:val="24"/>
        </w:rPr>
      </w:pPr>
    </w:p>
    <w:p w14:paraId="7210D395" w14:textId="77777777" w:rsidR="00473229" w:rsidRPr="00513ACA" w:rsidRDefault="00473229">
      <w:pPr>
        <w:shd w:val="clear" w:color="auto" w:fill="CDE5FF"/>
        <w:spacing w:after="120" w:line="276" w:lineRule="auto"/>
        <w:jc w:val="center"/>
        <w:outlineLvl w:val="0"/>
        <w:rPr>
          <w:rFonts w:cs="Times New Roman"/>
          <w:b/>
          <w:bCs/>
          <w:color w:val="333333"/>
          <w:sz w:val="28"/>
          <w:szCs w:val="28"/>
        </w:rPr>
      </w:pPr>
      <w:r w:rsidRPr="00513ACA">
        <w:rPr>
          <w:rFonts w:cs="Times New Roman"/>
          <w:b/>
          <w:bCs/>
          <w:color w:val="333333"/>
          <w:sz w:val="28"/>
          <w:szCs w:val="28"/>
        </w:rPr>
        <w:t>Tabla de contenido</w:t>
      </w:r>
    </w:p>
    <w:p w14:paraId="0017546B" w14:textId="08CE8D5C" w:rsidR="00E319A3" w:rsidRDefault="00483307">
      <w:pPr>
        <w:pStyle w:val="TDC1"/>
        <w:tabs>
          <w:tab w:val="left" w:pos="403"/>
          <w:tab w:val="right" w:leader="dot" w:pos="10338"/>
        </w:tabs>
        <w:rPr>
          <w:b w:val="0"/>
          <w:bCs w:val="0"/>
          <w:i w:val="0"/>
          <w:iCs w:val="0"/>
          <w:noProof/>
          <w:kern w:val="2"/>
          <w:sz w:val="24"/>
          <w:szCs w:val="24"/>
          <w:lang w:eastAsia="es-MX"/>
          <w14:ligatures w14:val="standardContextual"/>
        </w:rPr>
      </w:pPr>
      <w:r w:rsidRPr="00513ACA">
        <w:rPr>
          <w:rFonts w:ascii="Calibri" w:eastAsiaTheme="minorHAnsi" w:hAnsi="Calibri" w:cs="Arial"/>
          <w:b w:val="0"/>
          <w:smallCaps/>
          <w:sz w:val="24"/>
          <w:szCs w:val="24"/>
        </w:rPr>
        <w:fldChar w:fldCharType="begin"/>
      </w:r>
      <w:r w:rsidR="00D312B2" w:rsidRPr="00513ACA">
        <w:rPr>
          <w:b w:val="0"/>
          <w:smallCaps/>
        </w:rPr>
        <w:instrText xml:space="preserve"> TOC \o "1-5" \h \z \t "*Header 1;1;*Header 2;2" </w:instrText>
      </w:r>
      <w:r w:rsidRPr="00513ACA">
        <w:rPr>
          <w:rFonts w:ascii="Calibri" w:eastAsiaTheme="minorHAnsi" w:hAnsi="Calibri" w:cs="Arial"/>
          <w:b w:val="0"/>
          <w:smallCaps/>
          <w:sz w:val="24"/>
          <w:szCs w:val="24"/>
        </w:rPr>
        <w:fldChar w:fldCharType="separate"/>
      </w:r>
      <w:hyperlink w:anchor="_Toc216432698" w:history="1">
        <w:r w:rsidR="00E319A3" w:rsidRPr="00BF1BE9">
          <w:rPr>
            <w:rStyle w:val="Hipervnculo"/>
            <w:noProof/>
          </w:rPr>
          <w:t>1</w:t>
        </w:r>
        <w:r w:rsidR="00E319A3">
          <w:rPr>
            <w:b w:val="0"/>
            <w:bCs w:val="0"/>
            <w:i w:val="0"/>
            <w:iCs w:val="0"/>
            <w:noProof/>
            <w:kern w:val="2"/>
            <w:sz w:val="24"/>
            <w:szCs w:val="24"/>
            <w:lang w:eastAsia="es-MX"/>
            <w14:ligatures w14:val="standardContextual"/>
          </w:rPr>
          <w:tab/>
        </w:r>
        <w:r w:rsidR="00E319A3" w:rsidRPr="00BF1BE9">
          <w:rPr>
            <w:rStyle w:val="Hipervnculo"/>
            <w:rFonts w:cstheme="minorHAnsi"/>
            <w:noProof/>
          </w:rPr>
          <w:t>Hoja de revisión y aprobación</w:t>
        </w:r>
        <w:r w:rsidR="00E319A3">
          <w:rPr>
            <w:noProof/>
            <w:webHidden/>
          </w:rPr>
          <w:tab/>
        </w:r>
        <w:r w:rsidR="00E319A3">
          <w:rPr>
            <w:noProof/>
            <w:webHidden/>
          </w:rPr>
          <w:fldChar w:fldCharType="begin"/>
        </w:r>
        <w:r w:rsidR="00E319A3">
          <w:rPr>
            <w:noProof/>
            <w:webHidden/>
          </w:rPr>
          <w:instrText xml:space="preserve"> PAGEREF _Toc216432698 \h </w:instrText>
        </w:r>
        <w:r w:rsidR="00E319A3">
          <w:rPr>
            <w:noProof/>
            <w:webHidden/>
          </w:rPr>
        </w:r>
        <w:r w:rsidR="00E319A3">
          <w:rPr>
            <w:noProof/>
            <w:webHidden/>
          </w:rPr>
          <w:fldChar w:fldCharType="separate"/>
        </w:r>
        <w:r w:rsidR="00E319A3">
          <w:rPr>
            <w:noProof/>
            <w:webHidden/>
          </w:rPr>
          <w:t>2</w:t>
        </w:r>
        <w:r w:rsidR="00E319A3">
          <w:rPr>
            <w:noProof/>
            <w:webHidden/>
          </w:rPr>
          <w:fldChar w:fldCharType="end"/>
        </w:r>
      </w:hyperlink>
    </w:p>
    <w:p w14:paraId="1A0E37F5" w14:textId="7F0018C4" w:rsidR="00E319A3" w:rsidRDefault="00E319A3">
      <w:pPr>
        <w:pStyle w:val="TDC1"/>
        <w:tabs>
          <w:tab w:val="left" w:pos="403"/>
          <w:tab w:val="right" w:leader="dot" w:pos="10338"/>
        </w:tabs>
        <w:rPr>
          <w:b w:val="0"/>
          <w:bCs w:val="0"/>
          <w:i w:val="0"/>
          <w:iCs w:val="0"/>
          <w:noProof/>
          <w:kern w:val="2"/>
          <w:sz w:val="24"/>
          <w:szCs w:val="24"/>
          <w:lang w:eastAsia="es-MX"/>
          <w14:ligatures w14:val="standardContextual"/>
        </w:rPr>
      </w:pPr>
      <w:hyperlink w:anchor="_Toc216432699" w:history="1">
        <w:r w:rsidRPr="00BF1BE9">
          <w:rPr>
            <w:rStyle w:val="Hipervnculo"/>
            <w:noProof/>
          </w:rPr>
          <w:t>2</w:t>
        </w:r>
        <w:r>
          <w:rPr>
            <w:b w:val="0"/>
            <w:bCs w:val="0"/>
            <w:i w:val="0"/>
            <w:iCs w:val="0"/>
            <w:noProof/>
            <w:kern w:val="2"/>
            <w:sz w:val="24"/>
            <w:szCs w:val="24"/>
            <w:lang w:eastAsia="es-MX"/>
            <w14:ligatures w14:val="standardContextual"/>
          </w:rPr>
          <w:tab/>
        </w:r>
        <w:r w:rsidRPr="00BF1BE9">
          <w:rPr>
            <w:rStyle w:val="Hipervnculo"/>
            <w:rFonts w:cstheme="minorHAnsi"/>
            <w:noProof/>
          </w:rPr>
          <w:t>Objetivo y Justificación de la Característica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_Toc216432699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85767E" w14:textId="7174A469" w:rsidR="00E319A3" w:rsidRDefault="00E319A3">
      <w:pPr>
        <w:pStyle w:val="TDC1"/>
        <w:tabs>
          <w:tab w:val="left" w:pos="403"/>
          <w:tab w:val="right" w:leader="dot" w:pos="10338"/>
        </w:tabs>
        <w:rPr>
          <w:b w:val="0"/>
          <w:bCs w:val="0"/>
          <w:i w:val="0"/>
          <w:iCs w:val="0"/>
          <w:noProof/>
          <w:kern w:val="2"/>
          <w:sz w:val="24"/>
          <w:szCs w:val="24"/>
          <w:lang w:eastAsia="es-MX"/>
          <w14:ligatures w14:val="standardContextual"/>
        </w:rPr>
      </w:pPr>
      <w:hyperlink w:anchor="_Toc216432700" w:history="1">
        <w:r w:rsidRPr="00BF1BE9">
          <w:rPr>
            <w:rStyle w:val="Hipervnculo"/>
            <w:noProof/>
          </w:rPr>
          <w:t>3</w:t>
        </w:r>
        <w:r>
          <w:rPr>
            <w:b w:val="0"/>
            <w:bCs w:val="0"/>
            <w:i w:val="0"/>
            <w:iCs w:val="0"/>
            <w:noProof/>
            <w:kern w:val="2"/>
            <w:sz w:val="24"/>
            <w:szCs w:val="24"/>
            <w:lang w:eastAsia="es-MX"/>
            <w14:ligatures w14:val="standardContextual"/>
          </w:rPr>
          <w:tab/>
        </w:r>
        <w:r w:rsidRPr="00BF1BE9">
          <w:rPr>
            <w:rStyle w:val="Hipervnculo"/>
            <w:rFonts w:cstheme="minorHAnsi"/>
            <w:noProof/>
          </w:rPr>
          <w:t>Historias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_Toc216432700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1F81A7" w14:textId="422A4566" w:rsidR="00E319A3" w:rsidRDefault="00E319A3">
      <w:pPr>
        <w:pStyle w:val="TDC2"/>
        <w:tabs>
          <w:tab w:val="right" w:leader="dot" w:pos="10338"/>
        </w:tabs>
        <w:rPr>
          <w:noProof/>
          <w:kern w:val="2"/>
          <w:sz w:val="24"/>
          <w:szCs w:val="24"/>
          <w:lang w:eastAsia="es-MX"/>
          <w14:ligatures w14:val="standardContextual"/>
        </w:rPr>
      </w:pPr>
      <w:hyperlink w:anchor="_Toc216432701" w:history="1">
        <w:r w:rsidRPr="00BF1BE9">
          <w:rPr>
            <w:rStyle w:val="Hipervnculo"/>
            <w:noProof/>
          </w:rPr>
          <w:t>DDF_DOMINION_ADECUACIÓN REPORTE DE CARGOS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_Toc216432701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BDCF0A" w14:textId="42D15E2B" w:rsidR="00E319A3" w:rsidRDefault="00E319A3">
      <w:pPr>
        <w:pStyle w:val="TDC3"/>
        <w:tabs>
          <w:tab w:val="right" w:leader="dot" w:pos="10338"/>
        </w:tabs>
        <w:rPr>
          <w:noProof/>
          <w:kern w:val="2"/>
          <w:sz w:val="24"/>
          <w:szCs w:val="24"/>
          <w:lang w:eastAsia="es-MX"/>
          <w14:ligatures w14:val="standardContextual"/>
        </w:rPr>
      </w:pPr>
      <w:hyperlink w:anchor="_Toc216432702" w:history="1">
        <w:r w:rsidRPr="00BF1BE9">
          <w:rPr>
            <w:rStyle w:val="Hipervnculo"/>
            <w:noProof/>
          </w:rPr>
          <w:t>Especificación del Requerimiento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_Toc216432702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BC97A3" w14:textId="7833F73C" w:rsidR="00E319A3" w:rsidRDefault="00E319A3">
      <w:pPr>
        <w:pStyle w:val="TDC2"/>
        <w:tabs>
          <w:tab w:val="right" w:leader="dot" w:pos="10338"/>
        </w:tabs>
        <w:rPr>
          <w:noProof/>
          <w:kern w:val="2"/>
          <w:sz w:val="24"/>
          <w:szCs w:val="24"/>
          <w:lang w:eastAsia="es-MX"/>
          <w14:ligatures w14:val="standardContextual"/>
        </w:rPr>
      </w:pPr>
      <w:hyperlink w:anchor="_Toc216432703" w:history="1">
        <w:r w:rsidRPr="00BF1BE9">
          <w:rPr>
            <w:rStyle w:val="Hipervnculo"/>
            <w:noProof/>
          </w:rPr>
          <w:t>3.1   Validaciones al adjuntar CFDI al Reporte de Cargos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_Toc216432703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121C5B" w14:textId="3D2B03A5" w:rsidR="00E319A3" w:rsidRDefault="00E319A3">
      <w:pPr>
        <w:pStyle w:val="TDC2"/>
        <w:tabs>
          <w:tab w:val="left" w:pos="601"/>
          <w:tab w:val="right" w:leader="dot" w:pos="10338"/>
        </w:tabs>
        <w:rPr>
          <w:noProof/>
          <w:kern w:val="2"/>
          <w:sz w:val="24"/>
          <w:szCs w:val="24"/>
          <w:lang w:eastAsia="es-MX"/>
          <w14:ligatures w14:val="standardContextual"/>
        </w:rPr>
      </w:pPr>
      <w:hyperlink w:anchor="_Toc216432704" w:history="1">
        <w:r w:rsidRPr="00BF1BE9">
          <w:rPr>
            <w:rStyle w:val="Hipervnculo"/>
            <w:noProof/>
          </w:rPr>
          <w:t>3.2</w:t>
        </w:r>
        <w:r>
          <w:rPr>
            <w:noProof/>
            <w:kern w:val="2"/>
            <w:sz w:val="24"/>
            <w:szCs w:val="24"/>
            <w:lang w:eastAsia="es-MX"/>
            <w14:ligatures w14:val="standardContextual"/>
          </w:rPr>
          <w:tab/>
        </w:r>
        <w:r w:rsidRPr="00BF1BE9">
          <w:rPr>
            <w:rStyle w:val="Hipervnculo"/>
            <w:noProof/>
          </w:rPr>
          <w:t>Entradas de CFDI a los reportes de cargos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_Toc216432704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D6CE97" w14:textId="0E49A73B" w:rsidR="00E319A3" w:rsidRDefault="00E319A3">
      <w:pPr>
        <w:pStyle w:val="TDC2"/>
        <w:tabs>
          <w:tab w:val="right" w:leader="dot" w:pos="10338"/>
        </w:tabs>
        <w:rPr>
          <w:noProof/>
          <w:kern w:val="2"/>
          <w:sz w:val="24"/>
          <w:szCs w:val="24"/>
          <w:lang w:eastAsia="es-MX"/>
          <w14:ligatures w14:val="standardContextual"/>
        </w:rPr>
      </w:pPr>
      <w:hyperlink w:anchor="_Toc216432705" w:history="1">
        <w:r w:rsidRPr="00BF1BE9">
          <w:rPr>
            <w:rStyle w:val="Hipervnculo"/>
            <w:noProof/>
          </w:rPr>
          <w:t>3.3 Campos nuevos al Reporte de Cargos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_Toc216432705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C03054" w14:textId="5786A754" w:rsidR="00E319A3" w:rsidRDefault="00E319A3">
      <w:pPr>
        <w:pStyle w:val="TDC2"/>
        <w:tabs>
          <w:tab w:val="right" w:leader="dot" w:pos="10338"/>
        </w:tabs>
        <w:rPr>
          <w:noProof/>
          <w:kern w:val="2"/>
          <w:sz w:val="24"/>
          <w:szCs w:val="24"/>
          <w:lang w:eastAsia="es-MX"/>
          <w14:ligatures w14:val="standardContextual"/>
        </w:rPr>
      </w:pPr>
      <w:hyperlink w:anchor="_Toc216432706" w:history="1">
        <w:r w:rsidRPr="00BF1BE9">
          <w:rPr>
            <w:rStyle w:val="Hipervnculo"/>
            <w:noProof/>
          </w:rPr>
          <w:t>3.4   Modificar fecha de transacción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_Toc216432706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20AC635" w14:textId="7929939E" w:rsidR="00E319A3" w:rsidRDefault="00E319A3">
      <w:pPr>
        <w:pStyle w:val="TDC3"/>
        <w:tabs>
          <w:tab w:val="right" w:leader="dot" w:pos="10338"/>
        </w:tabs>
        <w:rPr>
          <w:rStyle w:val="Hipervnculo"/>
          <w:noProof/>
        </w:rPr>
      </w:pPr>
      <w:hyperlink w:anchor="_Toc216432707" w:history="1">
        <w:r w:rsidRPr="00BF1BE9">
          <w:rPr>
            <w:rStyle w:val="Hipervnculo"/>
            <w:noProof/>
          </w:rPr>
          <w:t>Script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_Toc216432707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A7E28D1" w14:textId="77777777" w:rsidR="00E319A3" w:rsidRDefault="00E319A3" w:rsidP="00E319A3"/>
    <w:p w14:paraId="33E4D8A7" w14:textId="77777777" w:rsidR="00E319A3" w:rsidRDefault="00E319A3" w:rsidP="00E319A3"/>
    <w:p w14:paraId="72481963" w14:textId="77777777" w:rsidR="00E319A3" w:rsidRDefault="00E319A3" w:rsidP="00E319A3"/>
    <w:p w14:paraId="2EBD4822" w14:textId="77777777" w:rsidR="00E319A3" w:rsidRDefault="00E319A3" w:rsidP="00E319A3"/>
    <w:p w14:paraId="40A15A20" w14:textId="77777777" w:rsidR="00E319A3" w:rsidRDefault="00E319A3" w:rsidP="00E319A3"/>
    <w:p w14:paraId="0FF9C681" w14:textId="77777777" w:rsidR="00E319A3" w:rsidRDefault="00E319A3" w:rsidP="00E319A3"/>
    <w:p w14:paraId="65733F8A" w14:textId="77777777" w:rsidR="00E319A3" w:rsidRDefault="00E319A3" w:rsidP="00E319A3"/>
    <w:p w14:paraId="31F03B86" w14:textId="77777777" w:rsidR="00E319A3" w:rsidRDefault="00E319A3" w:rsidP="00E319A3"/>
    <w:p w14:paraId="6B543A21" w14:textId="77777777" w:rsidR="00E319A3" w:rsidRDefault="00E319A3" w:rsidP="00E319A3"/>
    <w:p w14:paraId="535EEA38" w14:textId="77777777" w:rsidR="00E319A3" w:rsidRDefault="00E319A3" w:rsidP="00E319A3"/>
    <w:p w14:paraId="3B494E94" w14:textId="77777777" w:rsidR="00E319A3" w:rsidRDefault="00E319A3" w:rsidP="00E319A3"/>
    <w:p w14:paraId="04FAECC8" w14:textId="77777777" w:rsidR="00E319A3" w:rsidRDefault="00E319A3" w:rsidP="00E319A3"/>
    <w:p w14:paraId="0AEF8252" w14:textId="77777777" w:rsidR="00E319A3" w:rsidRDefault="00E319A3" w:rsidP="00E319A3"/>
    <w:p w14:paraId="12C25AB8" w14:textId="77777777" w:rsidR="00E319A3" w:rsidRDefault="00E319A3" w:rsidP="00E319A3"/>
    <w:p w14:paraId="514E6645" w14:textId="77777777" w:rsidR="00E319A3" w:rsidRDefault="00E319A3" w:rsidP="00E319A3"/>
    <w:p w14:paraId="35C619E3" w14:textId="77777777" w:rsidR="00E319A3" w:rsidRDefault="00E319A3" w:rsidP="00E319A3"/>
    <w:p w14:paraId="0BDEB961" w14:textId="77777777" w:rsidR="00E319A3" w:rsidRDefault="00E319A3" w:rsidP="00E319A3"/>
    <w:p w14:paraId="475AC04A" w14:textId="77777777" w:rsidR="00E319A3" w:rsidRDefault="00E319A3" w:rsidP="00E319A3"/>
    <w:p w14:paraId="464D7CF3" w14:textId="77777777" w:rsidR="00E319A3" w:rsidRPr="00E319A3" w:rsidRDefault="00E319A3" w:rsidP="00E319A3"/>
    <w:p w14:paraId="03BEE3A3" w14:textId="1262A1DF" w:rsidR="006E1131" w:rsidRPr="00035D26" w:rsidRDefault="00483307" w:rsidP="0076214D">
      <w:pPr>
        <w:pStyle w:val="NumHeading1"/>
        <w:rPr>
          <w:rFonts w:asciiTheme="minorHAnsi" w:hAnsiTheme="minorHAnsi" w:cstheme="minorHAnsi"/>
          <w:b/>
          <w:bCs/>
        </w:rPr>
      </w:pPr>
      <w:r w:rsidRPr="00513ACA">
        <w:rPr>
          <w:caps/>
          <w:smallCaps/>
        </w:rPr>
        <w:lastRenderedPageBreak/>
        <w:fldChar w:fldCharType="end"/>
      </w:r>
      <w:r w:rsidR="006E1131" w:rsidRPr="00513ACA">
        <w:rPr>
          <w:rFonts w:cs="Arial"/>
          <w:sz w:val="24"/>
          <w:szCs w:val="24"/>
        </w:rPr>
        <w:t xml:space="preserve"> </w:t>
      </w:r>
      <w:bookmarkStart w:id="0" w:name="_Toc216432698"/>
      <w:r w:rsidR="006E1131" w:rsidRPr="00035D26">
        <w:rPr>
          <w:rFonts w:asciiTheme="minorHAnsi" w:hAnsiTheme="minorHAnsi" w:cstheme="minorHAnsi"/>
          <w:b/>
          <w:bCs/>
        </w:rPr>
        <w:t>Hoja de revisión y aprobación</w:t>
      </w:r>
      <w:bookmarkEnd w:id="0"/>
    </w:p>
    <w:p w14:paraId="4D2FA3AE" w14:textId="77777777" w:rsidR="006E1131" w:rsidRPr="00513ACA" w:rsidRDefault="006E1131" w:rsidP="006E1131">
      <w:pPr>
        <w:pStyle w:val="Graphic"/>
        <w:ind w:left="567" w:right="310"/>
        <w:rPr>
          <w:rFonts w:cs="Arial"/>
          <w:b/>
          <w:sz w:val="24"/>
          <w:szCs w:val="24"/>
          <w:lang w:val="es-MX"/>
        </w:rPr>
      </w:pPr>
    </w:p>
    <w:p w14:paraId="37A71E48" w14:textId="77777777" w:rsidR="006E1131" w:rsidRPr="00513ACA" w:rsidRDefault="006E1131" w:rsidP="006E1131">
      <w:pPr>
        <w:ind w:left="567" w:right="310"/>
        <w:rPr>
          <w:rFonts w:ascii="Arial" w:hAnsi="Arial"/>
          <w:b/>
        </w:rPr>
      </w:pPr>
      <w:r w:rsidRPr="00513ACA">
        <w:rPr>
          <w:rFonts w:ascii="Arial" w:hAnsi="Arial"/>
          <w:b/>
        </w:rPr>
        <w:t>Registro de cambios</w:t>
      </w:r>
    </w:p>
    <w:p w14:paraId="2141825B" w14:textId="77777777" w:rsidR="006E1131" w:rsidRPr="00513ACA" w:rsidRDefault="006E1131" w:rsidP="006E1131">
      <w:pPr>
        <w:ind w:left="567" w:right="310"/>
        <w:rPr>
          <w:rFonts w:ascii="Arial" w:hAnsi="Arial"/>
          <w:b/>
        </w:rPr>
      </w:pPr>
    </w:p>
    <w:tbl>
      <w:tblPr>
        <w:tblW w:w="9072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985"/>
        <w:gridCol w:w="2126"/>
        <w:gridCol w:w="1843"/>
        <w:gridCol w:w="3118"/>
      </w:tblGrid>
      <w:tr w:rsidR="006E1131" w:rsidRPr="00513ACA" w14:paraId="79F3519E" w14:textId="77777777" w:rsidTr="005F50FF">
        <w:trPr>
          <w:cantSplit/>
          <w:tblHeader/>
        </w:trPr>
        <w:tc>
          <w:tcPr>
            <w:tcW w:w="1985" w:type="dxa"/>
            <w:shd w:val="clear" w:color="auto" w:fill="212C43"/>
            <w:vAlign w:val="center"/>
          </w:tcPr>
          <w:p w14:paraId="69329A7F" w14:textId="77777777" w:rsidR="006E1131" w:rsidRPr="00513ACA" w:rsidRDefault="006E1131" w:rsidP="005F50FF">
            <w:pPr>
              <w:ind w:left="567" w:right="310"/>
              <w:jc w:val="center"/>
              <w:rPr>
                <w:rFonts w:ascii="Arial" w:hAnsi="Arial"/>
                <w:color w:val="FFFFFF" w:themeColor="background1"/>
              </w:rPr>
            </w:pPr>
            <w:r w:rsidRPr="00513ACA">
              <w:rPr>
                <w:rFonts w:ascii="Arial" w:hAnsi="Arial"/>
                <w:color w:val="FFFFFF" w:themeColor="background1"/>
              </w:rPr>
              <w:t>Fecha</w:t>
            </w:r>
          </w:p>
        </w:tc>
        <w:tc>
          <w:tcPr>
            <w:tcW w:w="2126" w:type="dxa"/>
            <w:shd w:val="clear" w:color="auto" w:fill="212C43"/>
            <w:vAlign w:val="center"/>
          </w:tcPr>
          <w:p w14:paraId="555DF83D" w14:textId="77777777" w:rsidR="006E1131" w:rsidRPr="00513ACA" w:rsidRDefault="006E1131" w:rsidP="005F50FF">
            <w:pPr>
              <w:ind w:left="52" w:right="310"/>
              <w:jc w:val="center"/>
              <w:rPr>
                <w:rFonts w:ascii="Arial" w:hAnsi="Arial"/>
                <w:color w:val="FFFFFF" w:themeColor="background1"/>
              </w:rPr>
            </w:pPr>
            <w:r w:rsidRPr="00513ACA">
              <w:rPr>
                <w:rFonts w:ascii="Arial" w:hAnsi="Arial"/>
                <w:color w:val="FFFFFF" w:themeColor="background1"/>
              </w:rPr>
              <w:t>Autor</w:t>
            </w:r>
          </w:p>
        </w:tc>
        <w:tc>
          <w:tcPr>
            <w:tcW w:w="1843" w:type="dxa"/>
            <w:shd w:val="clear" w:color="auto" w:fill="212C43"/>
            <w:vAlign w:val="center"/>
          </w:tcPr>
          <w:p w14:paraId="110930E7" w14:textId="77777777" w:rsidR="006E1131" w:rsidRPr="00513ACA" w:rsidRDefault="006E1131" w:rsidP="005F50FF">
            <w:pPr>
              <w:ind w:left="42" w:right="191"/>
              <w:jc w:val="center"/>
              <w:rPr>
                <w:rFonts w:ascii="Arial" w:hAnsi="Arial"/>
                <w:color w:val="FFFFFF" w:themeColor="background1"/>
              </w:rPr>
            </w:pPr>
            <w:r w:rsidRPr="00513ACA">
              <w:rPr>
                <w:rFonts w:ascii="Arial" w:hAnsi="Arial"/>
                <w:color w:val="FFFFFF" w:themeColor="background1"/>
              </w:rPr>
              <w:t>Versión</w:t>
            </w:r>
          </w:p>
        </w:tc>
        <w:tc>
          <w:tcPr>
            <w:tcW w:w="3118" w:type="dxa"/>
            <w:shd w:val="clear" w:color="auto" w:fill="212C43"/>
            <w:vAlign w:val="center"/>
          </w:tcPr>
          <w:p w14:paraId="28A5C13F" w14:textId="77777777" w:rsidR="006E1131" w:rsidRPr="00513ACA" w:rsidRDefault="006E1131" w:rsidP="005F50FF">
            <w:pPr>
              <w:ind w:left="567" w:right="310"/>
              <w:jc w:val="center"/>
              <w:rPr>
                <w:rFonts w:ascii="Arial" w:hAnsi="Arial"/>
                <w:color w:val="FFFFFF" w:themeColor="background1"/>
              </w:rPr>
            </w:pPr>
            <w:r w:rsidRPr="00513ACA">
              <w:rPr>
                <w:rFonts w:ascii="Arial" w:hAnsi="Arial"/>
                <w:color w:val="FFFFFF" w:themeColor="background1"/>
              </w:rPr>
              <w:t>Referencia del cambio</w:t>
            </w:r>
          </w:p>
        </w:tc>
      </w:tr>
      <w:tr w:rsidR="006E1131" w:rsidRPr="00513ACA" w14:paraId="53C0CB00" w14:textId="77777777" w:rsidTr="005F50FF">
        <w:trPr>
          <w:cantSplit/>
        </w:trPr>
        <w:tc>
          <w:tcPr>
            <w:tcW w:w="1985" w:type="dxa"/>
          </w:tcPr>
          <w:p w14:paraId="068F2266" w14:textId="43BDBBCA" w:rsidR="006E1131" w:rsidRPr="00513ACA" w:rsidRDefault="00C00A38" w:rsidP="00C00A38">
            <w:pPr>
              <w:ind w:left="52" w:right="310"/>
              <w:rPr>
                <w:rFonts w:ascii="Arial" w:hAnsi="Arial"/>
                <w:sz w:val="20"/>
              </w:rPr>
            </w:pPr>
            <w:bookmarkStart w:id="1" w:name="RevisionSheet"/>
            <w:bookmarkEnd w:id="1"/>
            <w:r>
              <w:rPr>
                <w:rFonts w:ascii="Arial" w:hAnsi="Arial"/>
                <w:sz w:val="20"/>
              </w:rPr>
              <w:t>Dic</w:t>
            </w:r>
            <w:r w:rsidR="00C774ED">
              <w:rPr>
                <w:rFonts w:ascii="Arial" w:hAnsi="Arial"/>
                <w:sz w:val="20"/>
              </w:rPr>
              <w:t xml:space="preserve"> 2025</w:t>
            </w:r>
          </w:p>
        </w:tc>
        <w:tc>
          <w:tcPr>
            <w:tcW w:w="2126" w:type="dxa"/>
          </w:tcPr>
          <w:p w14:paraId="5223BED1" w14:textId="77777777" w:rsidR="006E1131" w:rsidRPr="00513ACA" w:rsidRDefault="00426FFB" w:rsidP="005F50FF">
            <w:pPr>
              <w:ind w:left="52" w:right="310"/>
              <w:jc w:val="center"/>
              <w:rPr>
                <w:rFonts w:ascii="Arial" w:hAnsi="Arial"/>
                <w:sz w:val="20"/>
              </w:rPr>
            </w:pPr>
            <w:r w:rsidRPr="00513ACA">
              <w:rPr>
                <w:rFonts w:ascii="Arial" w:hAnsi="Arial"/>
                <w:sz w:val="20"/>
              </w:rPr>
              <w:t xml:space="preserve">Paulina Albarrán </w:t>
            </w:r>
          </w:p>
          <w:p w14:paraId="3C274A3E" w14:textId="1738E4A3" w:rsidR="00426FFB" w:rsidRPr="00513ACA" w:rsidRDefault="00426FFB" w:rsidP="005F50FF">
            <w:pPr>
              <w:ind w:left="52" w:right="310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843" w:type="dxa"/>
          </w:tcPr>
          <w:p w14:paraId="4A58064A" w14:textId="5AA1BC50" w:rsidR="006E1131" w:rsidRPr="00513ACA" w:rsidRDefault="006976A7" w:rsidP="006976A7">
            <w:pPr>
              <w:ind w:left="567" w:right="310"/>
              <w:jc w:val="bot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Original</w:t>
            </w:r>
          </w:p>
        </w:tc>
        <w:tc>
          <w:tcPr>
            <w:tcW w:w="3118" w:type="dxa"/>
          </w:tcPr>
          <w:p w14:paraId="2DF60F96" w14:textId="6549C942" w:rsidR="006E1131" w:rsidRPr="00513ACA" w:rsidRDefault="00426FFB" w:rsidP="005F50FF">
            <w:pPr>
              <w:ind w:right="310"/>
              <w:rPr>
                <w:rFonts w:ascii="Arial" w:hAnsi="Arial"/>
                <w:sz w:val="20"/>
              </w:rPr>
            </w:pPr>
            <w:r w:rsidRPr="00513ACA">
              <w:rPr>
                <w:rFonts w:ascii="Arial" w:hAnsi="Arial"/>
                <w:sz w:val="20"/>
              </w:rPr>
              <w:t>Versión Original</w:t>
            </w:r>
          </w:p>
        </w:tc>
      </w:tr>
      <w:tr w:rsidR="006976A7" w:rsidRPr="00513ACA" w14:paraId="658FB91C" w14:textId="77777777" w:rsidTr="005F50FF">
        <w:trPr>
          <w:cantSplit/>
        </w:trPr>
        <w:tc>
          <w:tcPr>
            <w:tcW w:w="1985" w:type="dxa"/>
          </w:tcPr>
          <w:p w14:paraId="2638B337" w14:textId="38506C11" w:rsidR="006976A7" w:rsidRPr="00513ACA" w:rsidRDefault="006976A7" w:rsidP="006976A7">
            <w:pPr>
              <w:ind w:left="471" w:right="31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Dic 2025</w:t>
            </w:r>
          </w:p>
        </w:tc>
        <w:tc>
          <w:tcPr>
            <w:tcW w:w="2126" w:type="dxa"/>
          </w:tcPr>
          <w:p w14:paraId="004EAD09" w14:textId="77777777" w:rsidR="006976A7" w:rsidRPr="00513ACA" w:rsidRDefault="006976A7" w:rsidP="006976A7">
            <w:pPr>
              <w:ind w:left="52" w:right="310"/>
              <w:jc w:val="center"/>
              <w:rPr>
                <w:rFonts w:ascii="Arial" w:hAnsi="Arial"/>
                <w:sz w:val="20"/>
              </w:rPr>
            </w:pPr>
            <w:r w:rsidRPr="00513ACA">
              <w:rPr>
                <w:rFonts w:ascii="Arial" w:hAnsi="Arial"/>
                <w:sz w:val="20"/>
              </w:rPr>
              <w:t xml:space="preserve">Paulina Albarrán </w:t>
            </w:r>
          </w:p>
          <w:p w14:paraId="68401441" w14:textId="153402B1" w:rsidR="006976A7" w:rsidRPr="00CF08BA" w:rsidRDefault="006976A7" w:rsidP="006976A7">
            <w:pPr>
              <w:ind w:left="52" w:right="310"/>
              <w:rPr>
                <w:rFonts w:ascii="Arial" w:hAnsi="Arial"/>
                <w:sz w:val="20"/>
              </w:rPr>
            </w:pPr>
          </w:p>
        </w:tc>
        <w:tc>
          <w:tcPr>
            <w:tcW w:w="1843" w:type="dxa"/>
          </w:tcPr>
          <w:p w14:paraId="7D55E231" w14:textId="338B3858" w:rsidR="006976A7" w:rsidRPr="00C963F6" w:rsidRDefault="006976A7" w:rsidP="006976A7">
            <w:pPr>
              <w:ind w:right="3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Versión 1</w:t>
            </w:r>
          </w:p>
        </w:tc>
        <w:tc>
          <w:tcPr>
            <w:tcW w:w="3118" w:type="dxa"/>
          </w:tcPr>
          <w:p w14:paraId="62D3772C" w14:textId="0FC76F5F" w:rsidR="006976A7" w:rsidRPr="00513ACA" w:rsidRDefault="006976A7" w:rsidP="006976A7">
            <w:pPr>
              <w:ind w:right="31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  Cambio de estructura del requerimiento</w:t>
            </w:r>
          </w:p>
        </w:tc>
      </w:tr>
    </w:tbl>
    <w:p w14:paraId="323944A0" w14:textId="77777777" w:rsidR="006E1131" w:rsidRPr="00513ACA" w:rsidRDefault="006E1131" w:rsidP="006E1131">
      <w:pPr>
        <w:ind w:left="567" w:right="310"/>
        <w:rPr>
          <w:rFonts w:ascii="Arial" w:hAnsi="Arial"/>
        </w:rPr>
      </w:pPr>
    </w:p>
    <w:p w14:paraId="5A0A6A84" w14:textId="77777777" w:rsidR="006E1131" w:rsidRPr="00513ACA" w:rsidRDefault="006E1131" w:rsidP="006E1131">
      <w:pPr>
        <w:ind w:left="567" w:right="310"/>
        <w:rPr>
          <w:rFonts w:ascii="Arial" w:hAnsi="Arial"/>
          <w:b/>
        </w:rPr>
      </w:pPr>
      <w:r w:rsidRPr="00513ACA">
        <w:rPr>
          <w:rFonts w:ascii="Arial" w:hAnsi="Arial"/>
          <w:b/>
        </w:rPr>
        <w:t>Aprobadores</w:t>
      </w:r>
    </w:p>
    <w:p w14:paraId="5CA5333A" w14:textId="77777777" w:rsidR="006E1131" w:rsidRPr="00513ACA" w:rsidRDefault="006E1131" w:rsidP="006E1131">
      <w:pPr>
        <w:ind w:left="567" w:right="310"/>
        <w:rPr>
          <w:rFonts w:ascii="Arial" w:hAnsi="Arial"/>
          <w:b/>
        </w:rPr>
      </w:pPr>
    </w:p>
    <w:tbl>
      <w:tblPr>
        <w:tblW w:w="9498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2268"/>
        <w:gridCol w:w="2381"/>
        <w:gridCol w:w="2297"/>
      </w:tblGrid>
      <w:tr w:rsidR="006E1131" w:rsidRPr="00513ACA" w14:paraId="09CB02AB" w14:textId="77777777" w:rsidTr="005061BF">
        <w:trPr>
          <w:cantSplit/>
          <w:tblHeader/>
        </w:trPr>
        <w:tc>
          <w:tcPr>
            <w:tcW w:w="2552" w:type="dxa"/>
            <w:shd w:val="clear" w:color="auto" w:fill="212C43"/>
            <w:vAlign w:val="center"/>
          </w:tcPr>
          <w:p w14:paraId="48AB19C7" w14:textId="77777777" w:rsidR="006E1131" w:rsidRPr="00513ACA" w:rsidRDefault="006E1131" w:rsidP="005F50FF">
            <w:pPr>
              <w:ind w:left="567" w:right="310"/>
              <w:jc w:val="center"/>
              <w:rPr>
                <w:rFonts w:ascii="Arial" w:hAnsi="Arial"/>
              </w:rPr>
            </w:pPr>
            <w:r w:rsidRPr="00513ACA">
              <w:rPr>
                <w:rFonts w:ascii="Arial" w:hAnsi="Arial"/>
              </w:rPr>
              <w:t>Nombre</w:t>
            </w:r>
          </w:p>
        </w:tc>
        <w:tc>
          <w:tcPr>
            <w:tcW w:w="2268" w:type="dxa"/>
            <w:shd w:val="clear" w:color="auto" w:fill="212C43"/>
            <w:vAlign w:val="center"/>
          </w:tcPr>
          <w:p w14:paraId="6708BBBC" w14:textId="77777777" w:rsidR="006E1131" w:rsidRPr="00513ACA" w:rsidRDefault="006E1131" w:rsidP="005F50FF">
            <w:pPr>
              <w:ind w:left="567" w:right="310"/>
              <w:jc w:val="center"/>
              <w:rPr>
                <w:rFonts w:ascii="Arial" w:hAnsi="Arial"/>
              </w:rPr>
            </w:pPr>
            <w:r w:rsidRPr="00513ACA">
              <w:rPr>
                <w:rFonts w:ascii="Arial" w:hAnsi="Arial"/>
              </w:rPr>
              <w:t>Versión aprobada</w:t>
            </w:r>
          </w:p>
        </w:tc>
        <w:tc>
          <w:tcPr>
            <w:tcW w:w="2381" w:type="dxa"/>
            <w:shd w:val="clear" w:color="auto" w:fill="212C43"/>
            <w:vAlign w:val="center"/>
          </w:tcPr>
          <w:p w14:paraId="55171055" w14:textId="134C79C0" w:rsidR="006E1131" w:rsidRPr="00513ACA" w:rsidRDefault="005061BF" w:rsidP="005F50FF">
            <w:pPr>
              <w:ind w:left="567" w:right="310"/>
              <w:jc w:val="center"/>
              <w:rPr>
                <w:rFonts w:ascii="Arial" w:hAnsi="Arial"/>
              </w:rPr>
            </w:pPr>
            <w:r w:rsidRPr="00513ACA">
              <w:rPr>
                <w:rFonts w:ascii="Arial" w:hAnsi="Arial"/>
              </w:rPr>
              <w:t>Firma</w:t>
            </w:r>
          </w:p>
        </w:tc>
        <w:tc>
          <w:tcPr>
            <w:tcW w:w="2297" w:type="dxa"/>
            <w:shd w:val="clear" w:color="auto" w:fill="212C43"/>
            <w:vAlign w:val="center"/>
          </w:tcPr>
          <w:p w14:paraId="70DA8270" w14:textId="77777777" w:rsidR="006E1131" w:rsidRPr="00513ACA" w:rsidRDefault="006E1131" w:rsidP="005F50FF">
            <w:pPr>
              <w:ind w:left="567" w:right="310"/>
              <w:jc w:val="center"/>
              <w:rPr>
                <w:rFonts w:ascii="Arial" w:hAnsi="Arial"/>
              </w:rPr>
            </w:pPr>
            <w:r w:rsidRPr="00513ACA">
              <w:rPr>
                <w:rFonts w:ascii="Arial" w:hAnsi="Arial"/>
              </w:rPr>
              <w:t>Fecha</w:t>
            </w:r>
          </w:p>
        </w:tc>
      </w:tr>
      <w:tr w:rsidR="006E1131" w:rsidRPr="00513ACA" w14:paraId="0632495E" w14:textId="77777777" w:rsidTr="005061BF">
        <w:trPr>
          <w:cantSplit/>
        </w:trPr>
        <w:tc>
          <w:tcPr>
            <w:tcW w:w="2552" w:type="dxa"/>
          </w:tcPr>
          <w:p w14:paraId="4C3216E3" w14:textId="0BDDA011" w:rsidR="006E1131" w:rsidRPr="00513ACA" w:rsidRDefault="00DC4894" w:rsidP="00894C29">
            <w:pPr>
              <w:ind w:left="52" w:right="31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Guillermo </w:t>
            </w:r>
            <w:r w:rsidR="001D4D69">
              <w:rPr>
                <w:rFonts w:ascii="Arial" w:hAnsi="Arial"/>
                <w:sz w:val="20"/>
              </w:rPr>
              <w:t>Alfonso Kageyama Rangel</w:t>
            </w:r>
          </w:p>
        </w:tc>
        <w:tc>
          <w:tcPr>
            <w:tcW w:w="2268" w:type="dxa"/>
          </w:tcPr>
          <w:p w14:paraId="38A4E838" w14:textId="025AA796" w:rsidR="006E1131" w:rsidRPr="00513ACA" w:rsidRDefault="006976A7" w:rsidP="005F50FF">
            <w:pPr>
              <w:ind w:left="567" w:right="310"/>
              <w:rPr>
                <w:rFonts w:ascii="Arial" w:hAnsi="Arial"/>
              </w:rPr>
            </w:pPr>
            <w:r>
              <w:rPr>
                <w:rFonts w:ascii="Arial" w:hAnsi="Arial"/>
              </w:rPr>
              <w:t>Original</w:t>
            </w:r>
          </w:p>
        </w:tc>
        <w:tc>
          <w:tcPr>
            <w:tcW w:w="2381" w:type="dxa"/>
          </w:tcPr>
          <w:p w14:paraId="296D7972" w14:textId="0553E63B" w:rsidR="006E1131" w:rsidRPr="00513ACA" w:rsidRDefault="006E1131" w:rsidP="007B5695">
            <w:pPr>
              <w:ind w:left="567" w:right="310"/>
              <w:rPr>
                <w:rFonts w:ascii="Arial" w:hAnsi="Arial"/>
              </w:rPr>
            </w:pPr>
          </w:p>
        </w:tc>
        <w:tc>
          <w:tcPr>
            <w:tcW w:w="2297" w:type="dxa"/>
          </w:tcPr>
          <w:p w14:paraId="67D8E0BB" w14:textId="59FC6D01" w:rsidR="006E1131" w:rsidRPr="00513ACA" w:rsidRDefault="00C00A38" w:rsidP="00894C29">
            <w:pPr>
              <w:ind w:left="52" w:right="31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Dic 2025</w:t>
            </w:r>
          </w:p>
        </w:tc>
      </w:tr>
      <w:tr w:rsidR="006E1131" w:rsidRPr="00513ACA" w14:paraId="526BDB55" w14:textId="77777777" w:rsidTr="005061BF">
        <w:trPr>
          <w:cantSplit/>
        </w:trPr>
        <w:tc>
          <w:tcPr>
            <w:tcW w:w="2552" w:type="dxa"/>
          </w:tcPr>
          <w:p w14:paraId="5235500C" w14:textId="60D9002B" w:rsidR="006E1131" w:rsidRPr="00513ACA" w:rsidRDefault="006976A7" w:rsidP="00C963F6">
            <w:pPr>
              <w:ind w:left="52" w:right="310"/>
              <w:jc w:val="center"/>
              <w:rPr>
                <w:rFonts w:ascii="Arial" w:hAnsi="Arial"/>
                <w:iCs/>
              </w:rPr>
            </w:pPr>
            <w:r>
              <w:rPr>
                <w:rFonts w:ascii="Arial" w:hAnsi="Arial"/>
                <w:sz w:val="20"/>
              </w:rPr>
              <w:t>Guillermo Alfonso Kageyama Rangel</w:t>
            </w:r>
          </w:p>
        </w:tc>
        <w:tc>
          <w:tcPr>
            <w:tcW w:w="2268" w:type="dxa"/>
          </w:tcPr>
          <w:p w14:paraId="624CBF56" w14:textId="0E313EBA" w:rsidR="006E1131" w:rsidRPr="00513ACA" w:rsidRDefault="006976A7" w:rsidP="005F50FF">
            <w:pPr>
              <w:ind w:left="567" w:right="310"/>
              <w:rPr>
                <w:rFonts w:ascii="Arial" w:hAnsi="Arial"/>
              </w:rPr>
            </w:pPr>
            <w:r>
              <w:rPr>
                <w:rFonts w:ascii="Arial" w:hAnsi="Arial"/>
              </w:rPr>
              <w:t>Versión 1</w:t>
            </w:r>
          </w:p>
        </w:tc>
        <w:tc>
          <w:tcPr>
            <w:tcW w:w="2381" w:type="dxa"/>
          </w:tcPr>
          <w:p w14:paraId="3555446C" w14:textId="06FEE25B" w:rsidR="006E1131" w:rsidRPr="00513ACA" w:rsidRDefault="006E1131" w:rsidP="005F50FF">
            <w:pPr>
              <w:ind w:left="567" w:right="310"/>
              <w:jc w:val="center"/>
              <w:rPr>
                <w:rFonts w:ascii="Arial" w:hAnsi="Arial"/>
              </w:rPr>
            </w:pPr>
          </w:p>
        </w:tc>
        <w:tc>
          <w:tcPr>
            <w:tcW w:w="2297" w:type="dxa"/>
          </w:tcPr>
          <w:p w14:paraId="232EB894" w14:textId="42FED126" w:rsidR="006E1131" w:rsidRPr="00513ACA" w:rsidRDefault="006976A7" w:rsidP="00894C29">
            <w:pPr>
              <w:ind w:left="52" w:right="31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Dic 2025</w:t>
            </w:r>
          </w:p>
        </w:tc>
      </w:tr>
    </w:tbl>
    <w:p w14:paraId="4A285A09" w14:textId="77777777" w:rsidR="00832CFD" w:rsidRDefault="00832CFD" w:rsidP="007C126A">
      <w:pPr>
        <w:rPr>
          <w:lang w:eastAsia="es-MX"/>
        </w:rPr>
      </w:pPr>
    </w:p>
    <w:p w14:paraId="3495F8B9" w14:textId="77777777" w:rsidR="00832CFD" w:rsidRPr="00513ACA" w:rsidRDefault="00832CFD" w:rsidP="007C126A">
      <w:pPr>
        <w:rPr>
          <w:lang w:eastAsia="es-MX"/>
        </w:rPr>
      </w:pPr>
    </w:p>
    <w:p w14:paraId="3EEE34FD" w14:textId="77777777" w:rsidR="007C126A" w:rsidRDefault="007C126A" w:rsidP="007C126A">
      <w:pPr>
        <w:rPr>
          <w:lang w:eastAsia="es-MX"/>
        </w:rPr>
      </w:pPr>
    </w:p>
    <w:p w14:paraId="351F6757" w14:textId="77777777" w:rsidR="00226CD7" w:rsidRDefault="00226CD7" w:rsidP="007C126A">
      <w:pPr>
        <w:rPr>
          <w:lang w:eastAsia="es-MX"/>
        </w:rPr>
      </w:pPr>
    </w:p>
    <w:p w14:paraId="06B116B2" w14:textId="77777777" w:rsidR="00226CD7" w:rsidRDefault="00226CD7" w:rsidP="007C126A">
      <w:pPr>
        <w:rPr>
          <w:lang w:eastAsia="es-MX"/>
        </w:rPr>
      </w:pPr>
    </w:p>
    <w:p w14:paraId="3A63CBAE" w14:textId="77777777" w:rsidR="00226CD7" w:rsidRDefault="00226CD7" w:rsidP="007C126A">
      <w:pPr>
        <w:rPr>
          <w:lang w:eastAsia="es-MX"/>
        </w:rPr>
      </w:pPr>
    </w:p>
    <w:p w14:paraId="38808D12" w14:textId="77777777" w:rsidR="00226CD7" w:rsidRDefault="00226CD7" w:rsidP="007C126A">
      <w:pPr>
        <w:rPr>
          <w:lang w:eastAsia="es-MX"/>
        </w:rPr>
      </w:pPr>
    </w:p>
    <w:p w14:paraId="33C80BFC" w14:textId="77777777" w:rsidR="00226CD7" w:rsidRDefault="00226CD7" w:rsidP="007C126A">
      <w:pPr>
        <w:rPr>
          <w:lang w:eastAsia="es-MX"/>
        </w:rPr>
      </w:pPr>
    </w:p>
    <w:p w14:paraId="0ADA2C36" w14:textId="77777777" w:rsidR="00226CD7" w:rsidRDefault="00226CD7" w:rsidP="007C126A">
      <w:pPr>
        <w:rPr>
          <w:lang w:eastAsia="es-MX"/>
        </w:rPr>
      </w:pPr>
    </w:p>
    <w:p w14:paraId="75D31B01" w14:textId="77777777" w:rsidR="00226CD7" w:rsidRDefault="00226CD7" w:rsidP="007C126A">
      <w:pPr>
        <w:rPr>
          <w:lang w:eastAsia="es-MX"/>
        </w:rPr>
      </w:pPr>
    </w:p>
    <w:p w14:paraId="65AF883F" w14:textId="77777777" w:rsidR="00226CD7" w:rsidRDefault="00226CD7" w:rsidP="007C126A">
      <w:pPr>
        <w:rPr>
          <w:lang w:eastAsia="es-MX"/>
        </w:rPr>
      </w:pPr>
    </w:p>
    <w:p w14:paraId="2C7C416F" w14:textId="77777777" w:rsidR="00226CD7" w:rsidRDefault="00226CD7" w:rsidP="007C126A">
      <w:pPr>
        <w:rPr>
          <w:lang w:eastAsia="es-MX"/>
        </w:rPr>
      </w:pPr>
    </w:p>
    <w:p w14:paraId="7D9213DE" w14:textId="77777777" w:rsidR="00226CD7" w:rsidRDefault="00226CD7" w:rsidP="007C126A">
      <w:pPr>
        <w:rPr>
          <w:lang w:eastAsia="es-MX"/>
        </w:rPr>
      </w:pPr>
    </w:p>
    <w:p w14:paraId="737ED687" w14:textId="77777777" w:rsidR="00226CD7" w:rsidRDefault="00226CD7" w:rsidP="007C126A">
      <w:pPr>
        <w:rPr>
          <w:lang w:eastAsia="es-MX"/>
        </w:rPr>
      </w:pPr>
    </w:p>
    <w:p w14:paraId="5DE40138" w14:textId="77777777" w:rsidR="00226CD7" w:rsidRPr="00513ACA" w:rsidRDefault="00226CD7" w:rsidP="007C126A">
      <w:pPr>
        <w:rPr>
          <w:lang w:eastAsia="es-MX"/>
        </w:rPr>
      </w:pPr>
    </w:p>
    <w:p w14:paraId="73D89EDD" w14:textId="77777777" w:rsidR="007C126A" w:rsidRPr="00513ACA" w:rsidRDefault="007C126A" w:rsidP="007C126A">
      <w:pPr>
        <w:rPr>
          <w:lang w:eastAsia="es-MX"/>
        </w:rPr>
      </w:pPr>
    </w:p>
    <w:p w14:paraId="3454068B" w14:textId="03073D74" w:rsidR="00442809" w:rsidRPr="00035D26" w:rsidRDefault="00B06C7D" w:rsidP="00277C81">
      <w:pPr>
        <w:pStyle w:val="NumHeading1"/>
        <w:tabs>
          <w:tab w:val="num" w:pos="567"/>
        </w:tabs>
        <w:rPr>
          <w:rFonts w:asciiTheme="minorHAnsi" w:hAnsiTheme="minorHAnsi" w:cstheme="minorHAnsi"/>
          <w:b/>
        </w:rPr>
      </w:pPr>
      <w:bookmarkStart w:id="2" w:name="_Toc216432699"/>
      <w:r w:rsidRPr="00035D26">
        <w:rPr>
          <w:rFonts w:asciiTheme="minorHAnsi" w:hAnsiTheme="minorHAnsi" w:cstheme="minorHAnsi"/>
          <w:b/>
        </w:rPr>
        <w:lastRenderedPageBreak/>
        <w:t xml:space="preserve">Objetivo y </w:t>
      </w:r>
      <w:r w:rsidR="00E8143B" w:rsidRPr="00035D26">
        <w:rPr>
          <w:rFonts w:asciiTheme="minorHAnsi" w:hAnsiTheme="minorHAnsi" w:cstheme="minorHAnsi"/>
          <w:b/>
        </w:rPr>
        <w:t>Justificación de</w:t>
      </w:r>
      <w:r w:rsidR="00E17875" w:rsidRPr="00035D26">
        <w:rPr>
          <w:rFonts w:asciiTheme="minorHAnsi" w:hAnsiTheme="minorHAnsi" w:cstheme="minorHAnsi"/>
          <w:b/>
        </w:rPr>
        <w:t xml:space="preserve"> la Característica</w:t>
      </w:r>
      <w:bookmarkEnd w:id="2"/>
    </w:p>
    <w:p w14:paraId="53C28DC2" w14:textId="77777777" w:rsidR="007316D0" w:rsidRPr="00513ACA" w:rsidRDefault="007316D0" w:rsidP="00CD7ED0">
      <w:pPr>
        <w:jc w:val="both"/>
        <w:rPr>
          <w:b/>
          <w:highlight w:val="yellow"/>
          <w:u w:val="single"/>
        </w:rPr>
      </w:pPr>
    </w:p>
    <w:p w14:paraId="3EC5742A" w14:textId="554BECCD" w:rsidR="00B06C7D" w:rsidRPr="00513ACA" w:rsidRDefault="00CD7ED0" w:rsidP="00CD7ED0">
      <w:pPr>
        <w:jc w:val="both"/>
      </w:pPr>
      <w:r w:rsidRPr="00513ACA">
        <w:rPr>
          <w:b/>
          <w:u w:val="single"/>
        </w:rPr>
        <w:t>Objetivo</w:t>
      </w:r>
      <w:r w:rsidRPr="00513ACA">
        <w:t xml:space="preserve">: </w:t>
      </w:r>
      <w:r w:rsidR="001D4D69">
        <w:t xml:space="preserve">Se requiere </w:t>
      </w:r>
      <w:r w:rsidR="00F03167">
        <w:t xml:space="preserve">robustecer el </w:t>
      </w:r>
      <w:r w:rsidR="00BB5B55">
        <w:t>módulo</w:t>
      </w:r>
      <w:r w:rsidR="00F03167">
        <w:t xml:space="preserve"> de </w:t>
      </w:r>
      <w:r w:rsidR="00BB5B55">
        <w:t xml:space="preserve">administración de cargos, específicamente en la </w:t>
      </w:r>
      <w:r w:rsidR="00F44FD6">
        <w:t xml:space="preserve">creación de </w:t>
      </w:r>
      <w:r w:rsidR="00544606">
        <w:t>Reporte de Cargos</w:t>
      </w:r>
      <w:r w:rsidR="00D82747">
        <w:t>.</w:t>
      </w:r>
    </w:p>
    <w:p w14:paraId="638DD34A" w14:textId="77777777" w:rsidR="00C3745D" w:rsidRPr="00513ACA" w:rsidRDefault="00C3745D" w:rsidP="00C3745D">
      <w:pPr>
        <w:jc w:val="both"/>
      </w:pPr>
    </w:p>
    <w:p w14:paraId="52EFA728" w14:textId="25276EA9" w:rsidR="00C3745D" w:rsidRPr="00513ACA" w:rsidRDefault="00C3745D" w:rsidP="00C3745D">
      <w:pPr>
        <w:jc w:val="both"/>
      </w:pPr>
      <w:r w:rsidRPr="00513ACA">
        <w:rPr>
          <w:b/>
          <w:u w:val="single"/>
        </w:rPr>
        <w:t>Justificación</w:t>
      </w:r>
      <w:r w:rsidRPr="00513ACA">
        <w:t xml:space="preserve">: </w:t>
      </w:r>
      <w:r w:rsidR="00F854EA">
        <w:t xml:space="preserve"> </w:t>
      </w:r>
      <w:r w:rsidR="00D82747">
        <w:t xml:space="preserve">Se requiere tener más completa la funcionalidad de </w:t>
      </w:r>
      <w:r w:rsidR="00544606">
        <w:t>Reporte de Cargos</w:t>
      </w:r>
      <w:r w:rsidR="00C774CD">
        <w:t xml:space="preserve"> para tener mayor acceso a </w:t>
      </w:r>
      <w:r w:rsidR="00561D06">
        <w:t>información de los mismos.</w:t>
      </w:r>
    </w:p>
    <w:p w14:paraId="0E790041" w14:textId="1B7E295C" w:rsidR="002176A9" w:rsidRPr="00513ACA" w:rsidRDefault="002176A9" w:rsidP="00CD7ED0">
      <w:pPr>
        <w:jc w:val="both"/>
      </w:pPr>
    </w:p>
    <w:p w14:paraId="50E59176" w14:textId="77777777" w:rsidR="00B06C7D" w:rsidRPr="00513ACA" w:rsidRDefault="00B06C7D" w:rsidP="00B06C7D"/>
    <w:p w14:paraId="2CEEFB90" w14:textId="77777777" w:rsidR="00B06C7D" w:rsidRPr="00513ACA" w:rsidRDefault="00B06C7D" w:rsidP="00B06C7D"/>
    <w:p w14:paraId="0DF79D0F" w14:textId="77777777" w:rsidR="00B06C7D" w:rsidRPr="00513ACA" w:rsidRDefault="00B06C7D" w:rsidP="00B06C7D"/>
    <w:p w14:paraId="13980559" w14:textId="77777777" w:rsidR="00B06C7D" w:rsidRPr="00513ACA" w:rsidRDefault="00B06C7D" w:rsidP="00B06C7D"/>
    <w:p w14:paraId="66BAF660" w14:textId="77777777" w:rsidR="007C126A" w:rsidRPr="00513ACA" w:rsidRDefault="007C126A" w:rsidP="00B06C7D"/>
    <w:p w14:paraId="060063FE" w14:textId="77777777" w:rsidR="007C126A" w:rsidRPr="00513ACA" w:rsidRDefault="007C126A" w:rsidP="00B06C7D"/>
    <w:p w14:paraId="62B4A0A0" w14:textId="77777777" w:rsidR="007C126A" w:rsidRPr="00513ACA" w:rsidRDefault="007C126A" w:rsidP="00B06C7D"/>
    <w:p w14:paraId="2CC42F24" w14:textId="77777777" w:rsidR="007C126A" w:rsidRPr="00513ACA" w:rsidRDefault="007C126A" w:rsidP="00B06C7D"/>
    <w:p w14:paraId="303F9E65" w14:textId="77777777" w:rsidR="007C126A" w:rsidRPr="00513ACA" w:rsidRDefault="007C126A" w:rsidP="00B06C7D"/>
    <w:p w14:paraId="54786DAB" w14:textId="77777777" w:rsidR="007C126A" w:rsidRPr="00513ACA" w:rsidRDefault="007C126A" w:rsidP="00B06C7D"/>
    <w:p w14:paraId="3C7E7529" w14:textId="77777777" w:rsidR="007C126A" w:rsidRPr="00513ACA" w:rsidRDefault="007C126A" w:rsidP="00B06C7D"/>
    <w:p w14:paraId="6815307C" w14:textId="77777777" w:rsidR="007C126A" w:rsidRPr="00513ACA" w:rsidRDefault="007C126A" w:rsidP="00B06C7D"/>
    <w:p w14:paraId="520E01F0" w14:textId="77777777" w:rsidR="007C126A" w:rsidRPr="00513ACA" w:rsidRDefault="007C126A" w:rsidP="00B06C7D"/>
    <w:p w14:paraId="4145E947" w14:textId="77777777" w:rsidR="007C126A" w:rsidRPr="00513ACA" w:rsidRDefault="007C126A" w:rsidP="00B06C7D"/>
    <w:p w14:paraId="25075CCC" w14:textId="77777777" w:rsidR="007C126A" w:rsidRPr="00513ACA" w:rsidRDefault="007C126A" w:rsidP="00B06C7D"/>
    <w:p w14:paraId="11361AD5" w14:textId="77777777" w:rsidR="007C126A" w:rsidRPr="00513ACA" w:rsidRDefault="007C126A" w:rsidP="00B06C7D"/>
    <w:p w14:paraId="75B9E543" w14:textId="77777777" w:rsidR="007C126A" w:rsidRPr="00513ACA" w:rsidRDefault="007C126A" w:rsidP="00B06C7D"/>
    <w:p w14:paraId="627B7DD9" w14:textId="77777777" w:rsidR="007C126A" w:rsidRPr="00513ACA" w:rsidRDefault="007C126A" w:rsidP="00B06C7D"/>
    <w:p w14:paraId="7D03E767" w14:textId="77777777" w:rsidR="007C126A" w:rsidRPr="00513ACA" w:rsidRDefault="007C126A" w:rsidP="00B06C7D"/>
    <w:p w14:paraId="119F3FB7" w14:textId="77777777" w:rsidR="007C126A" w:rsidRPr="00513ACA" w:rsidRDefault="007C126A" w:rsidP="00B06C7D"/>
    <w:p w14:paraId="583D47E7" w14:textId="77777777" w:rsidR="007C126A" w:rsidRPr="00513ACA" w:rsidRDefault="007C126A" w:rsidP="00B06C7D"/>
    <w:p w14:paraId="5C710998" w14:textId="77777777" w:rsidR="005C731C" w:rsidRDefault="005C731C" w:rsidP="00B06C7D"/>
    <w:p w14:paraId="00851C8A" w14:textId="77777777" w:rsidR="005C731C" w:rsidRDefault="005C731C" w:rsidP="00B06C7D"/>
    <w:p w14:paraId="295D5060" w14:textId="77777777" w:rsidR="00B06C7D" w:rsidRPr="00513ACA" w:rsidRDefault="00B06C7D" w:rsidP="00B06C7D"/>
    <w:p w14:paraId="286E5BD2" w14:textId="11C370AF" w:rsidR="00B06C7D" w:rsidRPr="00035D26" w:rsidRDefault="00272A1D" w:rsidP="00277C81">
      <w:pPr>
        <w:pStyle w:val="NumHeading1"/>
        <w:tabs>
          <w:tab w:val="num" w:pos="567"/>
        </w:tabs>
        <w:rPr>
          <w:rFonts w:asciiTheme="minorHAnsi" w:hAnsiTheme="minorHAnsi" w:cstheme="minorHAnsi"/>
          <w:b/>
        </w:rPr>
      </w:pPr>
      <w:bookmarkStart w:id="3" w:name="_Toc216432700"/>
      <w:r w:rsidRPr="00035D26">
        <w:rPr>
          <w:rFonts w:asciiTheme="minorHAnsi" w:hAnsiTheme="minorHAnsi" w:cstheme="minorHAnsi"/>
          <w:b/>
        </w:rPr>
        <w:lastRenderedPageBreak/>
        <w:t>Historias de Usuario</w:t>
      </w:r>
      <w:bookmarkEnd w:id="3"/>
    </w:p>
    <w:p w14:paraId="35A0E487" w14:textId="77777777" w:rsidR="00272A1D" w:rsidRPr="00513ACA" w:rsidRDefault="00272A1D" w:rsidP="005B4193">
      <w:pPr>
        <w:ind w:left="284"/>
        <w:jc w:val="both"/>
      </w:pPr>
    </w:p>
    <w:p w14:paraId="295EB39B" w14:textId="7CEA5FBF" w:rsidR="00832CFD" w:rsidRDefault="00F2346D" w:rsidP="001F3DBD">
      <w:pPr>
        <w:pStyle w:val="NumHeading2"/>
        <w:numPr>
          <w:ilvl w:val="0"/>
          <w:numId w:val="0"/>
        </w:numPr>
        <w:jc w:val="both"/>
        <w:rPr>
          <w:sz w:val="28"/>
          <w:szCs w:val="28"/>
        </w:rPr>
      </w:pPr>
      <w:bookmarkStart w:id="4" w:name="_Toc216432701"/>
      <w:r w:rsidRPr="00035D26">
        <w:rPr>
          <w:sz w:val="28"/>
          <w:szCs w:val="28"/>
        </w:rPr>
        <w:t>DDF_</w:t>
      </w:r>
      <w:r w:rsidR="0054342A">
        <w:rPr>
          <w:sz w:val="28"/>
          <w:szCs w:val="28"/>
        </w:rPr>
        <w:t>DOMINION</w:t>
      </w:r>
      <w:r w:rsidR="00532890" w:rsidRPr="00035D26">
        <w:rPr>
          <w:sz w:val="28"/>
          <w:szCs w:val="28"/>
        </w:rPr>
        <w:t>_</w:t>
      </w:r>
      <w:r w:rsidR="0054342A">
        <w:rPr>
          <w:sz w:val="28"/>
          <w:szCs w:val="28"/>
        </w:rPr>
        <w:t xml:space="preserve">ADECUACIÓN </w:t>
      </w:r>
      <w:r w:rsidR="00094B3D">
        <w:rPr>
          <w:sz w:val="28"/>
          <w:szCs w:val="28"/>
        </w:rPr>
        <w:t>REPORTE DE CARGOS</w:t>
      </w:r>
      <w:bookmarkEnd w:id="4"/>
    </w:p>
    <w:p w14:paraId="211B4E06" w14:textId="77777777" w:rsidR="001F3DBD" w:rsidRPr="001F3DBD" w:rsidRDefault="001F3DBD" w:rsidP="001F3DBD"/>
    <w:p w14:paraId="38B633E3" w14:textId="4187BF5C" w:rsidR="00C80424" w:rsidRDefault="00DA10D9" w:rsidP="00832CFD">
      <w:pPr>
        <w:pStyle w:val="NumHeading3"/>
        <w:numPr>
          <w:ilvl w:val="0"/>
          <w:numId w:val="0"/>
        </w:numPr>
        <w:jc w:val="both"/>
      </w:pPr>
      <w:bookmarkStart w:id="5" w:name="_Toc216432702"/>
      <w:r w:rsidRPr="00513ACA">
        <w:t>Especificación del Requerimiento</w:t>
      </w:r>
      <w:bookmarkEnd w:id="5"/>
    </w:p>
    <w:p w14:paraId="4F3B162D" w14:textId="77777777" w:rsidR="009C609E" w:rsidRDefault="009C609E" w:rsidP="009C609E">
      <w:pPr>
        <w:jc w:val="both"/>
      </w:pPr>
    </w:p>
    <w:p w14:paraId="5D3F2CD1" w14:textId="098586FD" w:rsidR="005048A5" w:rsidRDefault="009C609E" w:rsidP="00FE26B4">
      <w:pPr>
        <w:pStyle w:val="NumHeading2"/>
        <w:numPr>
          <w:ilvl w:val="0"/>
          <w:numId w:val="0"/>
        </w:numPr>
        <w:ind w:left="1080"/>
        <w:jc w:val="both"/>
      </w:pPr>
      <w:bookmarkStart w:id="6" w:name="_Toc216432703"/>
      <w:r>
        <w:t>3.</w:t>
      </w:r>
      <w:r w:rsidR="00C0481C">
        <w:t>1</w:t>
      </w:r>
      <w:r>
        <w:t xml:space="preserve"> </w:t>
      </w:r>
      <w:r w:rsidR="00C035EA">
        <w:t xml:space="preserve">  </w:t>
      </w:r>
      <w:r w:rsidR="000E2B5B">
        <w:t>Validaciones al a</w:t>
      </w:r>
      <w:r w:rsidR="00AE0353">
        <w:t>djuntar CFDI</w:t>
      </w:r>
      <w:r>
        <w:t xml:space="preserve"> al Reporte de Cargos</w:t>
      </w:r>
      <w:bookmarkEnd w:id="6"/>
    </w:p>
    <w:p w14:paraId="40F4F115" w14:textId="77777777" w:rsidR="00FE26B4" w:rsidRDefault="00FE26B4" w:rsidP="00FE26B4"/>
    <w:p w14:paraId="764B7AA6" w14:textId="00347423" w:rsidR="00FE26B4" w:rsidRPr="00FE26B4" w:rsidRDefault="00FE26B4" w:rsidP="00FE26B4">
      <w:r w:rsidRPr="00540C61">
        <w:rPr>
          <w:b/>
          <w:bCs/>
        </w:rPr>
        <w:t>Generales</w:t>
      </w:r>
      <w:r>
        <w:t xml:space="preserve">: </w:t>
      </w:r>
      <w:r w:rsidR="006368DC">
        <w:t xml:space="preserve">Actualmente </w:t>
      </w:r>
      <w:r>
        <w:t xml:space="preserve">el usuario crea su reporte de cargos   y </w:t>
      </w:r>
      <w:r w:rsidR="006368DC">
        <w:t>adjunta</w:t>
      </w:r>
      <w:r>
        <w:t xml:space="preserve"> el XML y PDF a cada línea del reporte de </w:t>
      </w:r>
      <w:r w:rsidR="00540C61">
        <w:t>cargos,</w:t>
      </w:r>
      <w:r>
        <w:t xml:space="preserve"> según </w:t>
      </w:r>
      <w:r w:rsidR="002126A7">
        <w:t>aplique (</w:t>
      </w:r>
      <w:r w:rsidR="007D7803">
        <w:t>no adjunta XML con comprobantes del extranjero</w:t>
      </w:r>
      <w:r w:rsidR="00D53AB6">
        <w:t>. (</w:t>
      </w:r>
      <w:r w:rsidR="00C659AD">
        <w:t>este proceso no cambia)</w:t>
      </w:r>
      <w:r w:rsidR="008B3AA3">
        <w:t>.</w:t>
      </w:r>
    </w:p>
    <w:p w14:paraId="376A7C20" w14:textId="77777777" w:rsidR="00FE26B4" w:rsidRPr="00FE26B4" w:rsidRDefault="00FE26B4" w:rsidP="00FE26B4"/>
    <w:p w14:paraId="2F326CD8" w14:textId="7DD5AD5A" w:rsidR="00BA29FD" w:rsidRDefault="005048A5" w:rsidP="009C609E">
      <w:pPr>
        <w:jc w:val="both"/>
      </w:pPr>
      <w:r w:rsidRPr="009C7E0A">
        <w:rPr>
          <w:noProof/>
        </w:rPr>
        <w:drawing>
          <wp:inline distT="0" distB="0" distL="0" distR="0" wp14:anchorId="66C69755" wp14:editId="0247B126">
            <wp:extent cx="5429250" cy="2195205"/>
            <wp:effectExtent l="0" t="0" r="0" b="0"/>
            <wp:docPr id="1639672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729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0352" cy="220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A0FC" w14:textId="77777777" w:rsidR="00C659AD" w:rsidRDefault="00C659AD" w:rsidP="009C609E">
      <w:pPr>
        <w:jc w:val="both"/>
      </w:pPr>
    </w:p>
    <w:p w14:paraId="006775B1" w14:textId="4F1EF95F" w:rsidR="009C609E" w:rsidRDefault="009C609E" w:rsidP="009C609E">
      <w:pPr>
        <w:jc w:val="both"/>
      </w:pPr>
      <w:r>
        <w:t xml:space="preserve">Se </w:t>
      </w:r>
      <w:r w:rsidR="00AA0647">
        <w:t>requiere que</w:t>
      </w:r>
      <w:r w:rsidR="009C7E0A">
        <w:t xml:space="preserve"> al momento de adjuntar el XML dentro de las líneas del reporte de cargos mediante el botón “</w:t>
      </w:r>
      <w:r w:rsidR="00991FED">
        <w:t>Cargar y adjuntar</w:t>
      </w:r>
      <w:r w:rsidR="00806550">
        <w:t xml:space="preserve"> nuevo recibo”</w:t>
      </w:r>
      <w:r w:rsidR="00012BB3">
        <w:t xml:space="preserve"> se realice</w:t>
      </w:r>
      <w:r w:rsidR="00A21463">
        <w:t>n las siguientes validaciones:</w:t>
      </w:r>
    </w:p>
    <w:p w14:paraId="2215FDE9" w14:textId="349F6CF0" w:rsidR="00FA5961" w:rsidRDefault="00A21463" w:rsidP="00FA5961">
      <w:pPr>
        <w:pStyle w:val="Prrafodelista"/>
        <w:numPr>
          <w:ilvl w:val="0"/>
          <w:numId w:val="47"/>
        </w:numPr>
        <w:jc w:val="both"/>
        <w:rPr>
          <w:noProof/>
        </w:rPr>
      </w:pPr>
      <w:r w:rsidRPr="005048A5">
        <w:rPr>
          <w:b/>
          <w:bCs/>
          <w:noProof/>
        </w:rPr>
        <w:t>Anexo 20</w:t>
      </w:r>
      <w:r>
        <w:rPr>
          <w:noProof/>
        </w:rPr>
        <w:t xml:space="preserve">: </w:t>
      </w:r>
      <w:r w:rsidR="00AD3F4E">
        <w:rPr>
          <w:noProof/>
        </w:rPr>
        <w:t>D</w:t>
      </w:r>
      <w:r>
        <w:rPr>
          <w:noProof/>
        </w:rPr>
        <w:t>ebera hacer la validacion de la estructura del XML</w:t>
      </w:r>
      <w:r w:rsidR="005048A5">
        <w:rPr>
          <w:noProof/>
        </w:rPr>
        <w:t xml:space="preserve"> </w:t>
      </w:r>
      <w:r w:rsidR="00AC51FA">
        <w:rPr>
          <w:noProof/>
        </w:rPr>
        <w:t xml:space="preserve"> segun anexo 20 , basado en los parametros de facturación electronica construidos para este desarrollo desde el portal de proveedores.</w:t>
      </w:r>
    </w:p>
    <w:p w14:paraId="73D6DD00" w14:textId="41EB811D" w:rsidR="00FA5961" w:rsidRDefault="00FA5961" w:rsidP="00FA5961">
      <w:pPr>
        <w:jc w:val="both"/>
        <w:rPr>
          <w:i/>
          <w:iCs/>
          <w:noProof/>
        </w:rPr>
      </w:pPr>
      <w:r w:rsidRPr="00CE2C6B">
        <w:rPr>
          <w:i/>
          <w:iCs/>
          <w:noProof/>
        </w:rPr>
        <w:t>Ruta:Colaboración de proveedores /CFDI(factura electronica)/ Parametros para facturación electr</w:t>
      </w:r>
      <w:r>
        <w:rPr>
          <w:i/>
          <w:iCs/>
          <w:noProof/>
        </w:rPr>
        <w:t>ó</w:t>
      </w:r>
      <w:r w:rsidRPr="00CE2C6B">
        <w:rPr>
          <w:i/>
          <w:iCs/>
          <w:noProof/>
        </w:rPr>
        <w:t>nica</w:t>
      </w:r>
    </w:p>
    <w:p w14:paraId="0F94A721" w14:textId="0299F87E" w:rsidR="00FA5961" w:rsidRDefault="00FA5961" w:rsidP="00FA5961">
      <w:pPr>
        <w:jc w:val="both"/>
        <w:rPr>
          <w:noProof/>
        </w:rPr>
      </w:pPr>
      <w:r w:rsidRPr="00B8034E">
        <w:rPr>
          <w:noProof/>
        </w:rPr>
        <w:drawing>
          <wp:inline distT="0" distB="0" distL="0" distR="0" wp14:anchorId="5114187D" wp14:editId="0AFC624F">
            <wp:extent cx="5381971" cy="2609850"/>
            <wp:effectExtent l="0" t="0" r="9525" b="0"/>
            <wp:docPr id="45323770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3770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7812" cy="261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F856" w14:textId="06419AF1" w:rsidR="00AC53EC" w:rsidRDefault="00FA5961" w:rsidP="0033096F">
      <w:pPr>
        <w:pStyle w:val="Prrafodelista"/>
        <w:numPr>
          <w:ilvl w:val="0"/>
          <w:numId w:val="47"/>
        </w:numPr>
        <w:jc w:val="both"/>
        <w:rPr>
          <w:noProof/>
        </w:rPr>
      </w:pPr>
      <w:r w:rsidRPr="00FA5961">
        <w:rPr>
          <w:b/>
          <w:bCs/>
          <w:noProof/>
        </w:rPr>
        <w:lastRenderedPageBreak/>
        <w:t>Duplicidad:</w:t>
      </w:r>
      <w:r>
        <w:rPr>
          <w:noProof/>
        </w:rPr>
        <w:t xml:space="preserve"> El sistema validara que el UUID</w:t>
      </w:r>
      <w:r w:rsidR="00CF16D7">
        <w:rPr>
          <w:noProof/>
        </w:rPr>
        <w:t xml:space="preserve"> del XML </w:t>
      </w:r>
      <w:r>
        <w:rPr>
          <w:noProof/>
        </w:rPr>
        <w:t xml:space="preserve"> no se haya cargado anteriormente.</w:t>
      </w:r>
    </w:p>
    <w:p w14:paraId="0A38B338" w14:textId="47E5F59D" w:rsidR="00AC51FA" w:rsidRPr="00C86A77" w:rsidRDefault="00AC51FA" w:rsidP="00C86A77">
      <w:pPr>
        <w:pStyle w:val="Prrafodelista"/>
        <w:jc w:val="both"/>
        <w:rPr>
          <w:i/>
          <w:iCs/>
          <w:noProof/>
        </w:rPr>
      </w:pPr>
      <w:r w:rsidRPr="00CE2C6B">
        <w:rPr>
          <w:i/>
          <w:iCs/>
          <w:noProof/>
        </w:rPr>
        <w:t>.</w:t>
      </w:r>
    </w:p>
    <w:p w14:paraId="3C401EAC" w14:textId="00BD9EA6" w:rsidR="00AC51FA" w:rsidRDefault="00AC51FA" w:rsidP="00AC51FA">
      <w:pPr>
        <w:jc w:val="both"/>
        <w:rPr>
          <w:noProof/>
        </w:rPr>
      </w:pPr>
      <w:r>
        <w:rPr>
          <w:noProof/>
        </w:rPr>
        <w:t xml:space="preserve">Si existiera alguna error en la validación debera mostrar mensaje </w:t>
      </w:r>
      <w:r w:rsidR="0033096F">
        <w:rPr>
          <w:noProof/>
        </w:rPr>
        <w:t xml:space="preserve">de error </w:t>
      </w:r>
      <w:r w:rsidR="00AD3F4E">
        <w:rPr>
          <w:noProof/>
        </w:rPr>
        <w:t xml:space="preserve"> y no deber</w:t>
      </w:r>
      <w:r w:rsidR="0033096F">
        <w:rPr>
          <w:noProof/>
        </w:rPr>
        <w:t>á</w:t>
      </w:r>
      <w:r w:rsidR="00AD3F4E">
        <w:rPr>
          <w:noProof/>
        </w:rPr>
        <w:t xml:space="preserve"> dejar adjuntar el XML.</w:t>
      </w:r>
    </w:p>
    <w:p w14:paraId="3D5DF74A" w14:textId="77777777" w:rsidR="00C659AD" w:rsidRDefault="00C659AD" w:rsidP="00AC51FA">
      <w:pPr>
        <w:jc w:val="both"/>
        <w:rPr>
          <w:noProof/>
        </w:rPr>
      </w:pPr>
    </w:p>
    <w:p w14:paraId="01592231" w14:textId="391B0C2C" w:rsidR="009C609E" w:rsidRDefault="00AD3F4E" w:rsidP="009C609E">
      <w:pPr>
        <w:pStyle w:val="Prrafodelista"/>
        <w:numPr>
          <w:ilvl w:val="0"/>
          <w:numId w:val="47"/>
        </w:numPr>
        <w:jc w:val="both"/>
        <w:rPr>
          <w:noProof/>
        </w:rPr>
      </w:pPr>
      <w:r w:rsidRPr="00C659AD">
        <w:rPr>
          <w:b/>
          <w:bCs/>
          <w:noProof/>
        </w:rPr>
        <w:t>Montos</w:t>
      </w:r>
      <w:r>
        <w:rPr>
          <w:noProof/>
        </w:rPr>
        <w:t xml:space="preserve">: </w:t>
      </w:r>
      <w:r w:rsidR="009C609E">
        <w:t>tendrá que hacer las validaciones de monto</w:t>
      </w:r>
      <w:r w:rsidR="00CF16D7">
        <w:t xml:space="preserve"> total del XML</w:t>
      </w:r>
      <w:r w:rsidR="009C609E">
        <w:t xml:space="preserve"> con el reporte de cargos.</w:t>
      </w:r>
    </w:p>
    <w:p w14:paraId="538174C9" w14:textId="77777777" w:rsidR="009C609E" w:rsidRDefault="009C609E" w:rsidP="009C609E">
      <w:pPr>
        <w:jc w:val="both"/>
      </w:pPr>
      <w:r w:rsidRPr="006451FA">
        <w:rPr>
          <w:noProof/>
        </w:rPr>
        <w:drawing>
          <wp:inline distT="0" distB="0" distL="0" distR="0" wp14:anchorId="50420106" wp14:editId="0F2E29E9">
            <wp:extent cx="5686769" cy="2496617"/>
            <wp:effectExtent l="0" t="0" r="0" b="0"/>
            <wp:docPr id="16047695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695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0757" cy="250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2BB3" w14:textId="77777777" w:rsidR="009C609E" w:rsidRDefault="009C609E" w:rsidP="009C609E">
      <w:pPr>
        <w:jc w:val="both"/>
      </w:pPr>
    </w:p>
    <w:p w14:paraId="1314E465" w14:textId="77777777" w:rsidR="009C609E" w:rsidRDefault="009C609E" w:rsidP="009C609E">
      <w:pPr>
        <w:jc w:val="both"/>
      </w:pPr>
      <w:r w:rsidRPr="00245869">
        <w:rPr>
          <w:noProof/>
        </w:rPr>
        <w:drawing>
          <wp:inline distT="0" distB="0" distL="0" distR="0" wp14:anchorId="790A843E" wp14:editId="23802BFF">
            <wp:extent cx="6124844" cy="2723863"/>
            <wp:effectExtent l="0" t="0" r="0" b="635"/>
            <wp:docPr id="141284256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42565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33167" cy="272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B39C" w14:textId="77777777" w:rsidR="009C609E" w:rsidRDefault="009C609E" w:rsidP="009C609E">
      <w:pPr>
        <w:jc w:val="both"/>
      </w:pPr>
      <w:r>
        <w:t>Si las validaciones son incorrectas deberá enviar mensaje mostrando las diferencias en los montos y no deberá dejar adjuntar los archivos.</w:t>
      </w:r>
    </w:p>
    <w:p w14:paraId="399FD68A" w14:textId="7193CF64" w:rsidR="00A06717" w:rsidRDefault="00A06717" w:rsidP="009C609E">
      <w:pPr>
        <w:jc w:val="both"/>
      </w:pPr>
      <w:r>
        <w:t xml:space="preserve">Si </w:t>
      </w:r>
      <w:r w:rsidR="00B0327D">
        <w:t xml:space="preserve">todas las validaciones son correctas deberá </w:t>
      </w:r>
      <w:r w:rsidR="00893281">
        <w:t xml:space="preserve">adjuntar el XML y mostrar mensaje de que se </w:t>
      </w:r>
      <w:r w:rsidR="00DB53E7">
        <w:t>llevó</w:t>
      </w:r>
      <w:r w:rsidR="00893281">
        <w:t xml:space="preserve"> a cabo la acción correctamente.</w:t>
      </w:r>
    </w:p>
    <w:p w14:paraId="100FDE80" w14:textId="77777777" w:rsidR="00893281" w:rsidRPr="00893281" w:rsidRDefault="00893281" w:rsidP="00893281">
      <w:pPr>
        <w:jc w:val="both"/>
        <w:rPr>
          <w:i/>
          <w:iCs/>
        </w:rPr>
      </w:pPr>
      <w:r w:rsidRPr="00893281">
        <w:rPr>
          <w:i/>
          <w:iCs/>
        </w:rPr>
        <w:t>Nota: El PDF deberá permitir adjuntarse siempre, este solo se tomará como informativo.</w:t>
      </w:r>
    </w:p>
    <w:p w14:paraId="77EB119E" w14:textId="3885ABB6" w:rsidR="00893281" w:rsidRDefault="00893281" w:rsidP="009C609E">
      <w:pPr>
        <w:jc w:val="both"/>
      </w:pPr>
      <w:r>
        <w:t>Al adju</w:t>
      </w:r>
      <w:r w:rsidR="00343984">
        <w:t xml:space="preserve">ntar el XML se deberá de heredar toda la información al formulario “Entradas de CFDI” del </w:t>
      </w:r>
      <w:ins w:id="7" w:author="Paulina Albarrán Ortiz" w:date="2025-12-19T11:08:00Z" w16du:dateUtc="2025-12-19T17:08:00Z">
        <w:r w:rsidR="001308D0">
          <w:t>módulo</w:t>
        </w:r>
      </w:ins>
      <w:r w:rsidR="00343984">
        <w:t xml:space="preserve"> de</w:t>
      </w:r>
      <w:del w:id="8" w:author="Guillermo Alfonso Kageyama Rangel" w:date="2025-12-18T10:09:00Z" w16du:dateUtc="2025-12-18T16:09:00Z">
        <w:r w:rsidR="00343984" w:rsidDel="006A03A2">
          <w:delText xml:space="preserve"> </w:delText>
        </w:r>
      </w:del>
      <w:r w:rsidR="006A03A2">
        <w:t xml:space="preserve"> </w:t>
      </w:r>
      <w:r w:rsidR="006A03A2" w:rsidRPr="006A03A2">
        <w:t>Entradas de CFDI a los reportes de cargos</w:t>
      </w:r>
    </w:p>
    <w:p w14:paraId="63675068" w14:textId="77777777" w:rsidR="00BA29FD" w:rsidRDefault="00BA29FD" w:rsidP="009C609E">
      <w:pPr>
        <w:jc w:val="both"/>
      </w:pPr>
    </w:p>
    <w:p w14:paraId="32AFFF70" w14:textId="77777777" w:rsidR="00BA29FD" w:rsidRDefault="00BA29FD" w:rsidP="009C609E">
      <w:pPr>
        <w:jc w:val="both"/>
      </w:pPr>
    </w:p>
    <w:p w14:paraId="57ED49E4" w14:textId="77777777" w:rsidR="00A06717" w:rsidRDefault="00A06717" w:rsidP="009C609E">
      <w:pPr>
        <w:jc w:val="both"/>
      </w:pPr>
    </w:p>
    <w:p w14:paraId="7E542EFC" w14:textId="0FC19FBD" w:rsidR="00343984" w:rsidRDefault="00343984" w:rsidP="00BA29FD">
      <w:pPr>
        <w:pStyle w:val="NumHeading2"/>
        <w:numPr>
          <w:ilvl w:val="1"/>
          <w:numId w:val="50"/>
        </w:numPr>
        <w:jc w:val="both"/>
      </w:pPr>
      <w:bookmarkStart w:id="9" w:name="_Toc216432704"/>
      <w:r>
        <w:lastRenderedPageBreak/>
        <w:t>Entradas de CFDI a los reportes de cargos</w:t>
      </w:r>
      <w:bookmarkEnd w:id="9"/>
    </w:p>
    <w:p w14:paraId="7E9B6477" w14:textId="77777777" w:rsidR="00343984" w:rsidRDefault="00343984" w:rsidP="00343984">
      <w:pPr>
        <w:pStyle w:val="NumHeading2"/>
        <w:numPr>
          <w:ilvl w:val="0"/>
          <w:numId w:val="0"/>
        </w:numPr>
        <w:jc w:val="both"/>
      </w:pPr>
    </w:p>
    <w:p w14:paraId="2A6A313A" w14:textId="77777777" w:rsidR="00343984" w:rsidRPr="00D41377" w:rsidRDefault="00343984" w:rsidP="00343984">
      <w:r>
        <w:t>Se requiere crear dos nuevos menús en la siguiente ruta:</w:t>
      </w:r>
    </w:p>
    <w:p w14:paraId="46EF4B9F" w14:textId="77777777" w:rsidR="00343984" w:rsidRDefault="00343984" w:rsidP="00343984">
      <w:pPr>
        <w:jc w:val="both"/>
        <w:rPr>
          <w:i/>
          <w:iCs/>
        </w:rPr>
      </w:pPr>
      <w:r>
        <w:rPr>
          <w:i/>
          <w:iCs/>
        </w:rPr>
        <w:t xml:space="preserve">Ruta: </w:t>
      </w:r>
      <w:r w:rsidRPr="00883FCE">
        <w:rPr>
          <w:i/>
          <w:iCs/>
        </w:rPr>
        <w:t>Administración de cargos/ Configurar</w:t>
      </w:r>
    </w:p>
    <w:p w14:paraId="6534EC86" w14:textId="77777777" w:rsidR="00343984" w:rsidRPr="005F5DFE" w:rsidRDefault="00343984" w:rsidP="00343984">
      <w:pPr>
        <w:jc w:val="both"/>
      </w:pPr>
      <w:r w:rsidRPr="005F5DFE">
        <w:rPr>
          <w:b/>
          <w:bCs/>
        </w:rPr>
        <w:t>Menú:</w:t>
      </w:r>
      <w:r w:rsidRPr="005F5DFE">
        <w:t xml:space="preserve"> CFDI (Factura electrónica)</w:t>
      </w:r>
    </w:p>
    <w:p w14:paraId="3A62C1BF" w14:textId="77777777" w:rsidR="00343984" w:rsidRPr="005F5DFE" w:rsidRDefault="00343984" w:rsidP="00343984">
      <w:pPr>
        <w:jc w:val="both"/>
      </w:pPr>
      <w:r w:rsidRPr="005F5DFE">
        <w:rPr>
          <w:b/>
          <w:bCs/>
        </w:rPr>
        <w:t>Submenú:</w:t>
      </w:r>
      <w:r w:rsidRPr="005F5DFE">
        <w:t xml:space="preserve"> Entradas de CFDI </w:t>
      </w:r>
    </w:p>
    <w:p w14:paraId="79AF99E5" w14:textId="77777777" w:rsidR="00343984" w:rsidRDefault="00343984" w:rsidP="00343984">
      <w:pPr>
        <w:jc w:val="both"/>
      </w:pPr>
      <w:r>
        <w:rPr>
          <w:noProof/>
        </w:rPr>
        <w:drawing>
          <wp:inline distT="0" distB="0" distL="0" distR="0" wp14:anchorId="5A6F5377" wp14:editId="7BE1D5B1">
            <wp:extent cx="6570980" cy="2990215"/>
            <wp:effectExtent l="0" t="0" r="1270" b="635"/>
            <wp:docPr id="10728740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98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FDA67" w14:textId="77777777" w:rsidR="00343984" w:rsidRPr="00AF5047" w:rsidRDefault="00343984" w:rsidP="00343984">
      <w:pPr>
        <w:jc w:val="both"/>
        <w:rPr>
          <w:b/>
          <w:bCs/>
          <w:color w:val="4F81BD" w:themeColor="accent1"/>
        </w:rPr>
      </w:pPr>
      <w:r w:rsidRPr="00AF5047">
        <w:rPr>
          <w:b/>
          <w:bCs/>
          <w:color w:val="4F81BD" w:themeColor="accent1"/>
        </w:rPr>
        <w:t xml:space="preserve">ENTRADAS DE CFDI </w:t>
      </w:r>
    </w:p>
    <w:p w14:paraId="555A9721" w14:textId="77777777" w:rsidR="00343984" w:rsidRDefault="00343984" w:rsidP="00343984">
      <w:r>
        <w:t>Se requiere crear un formulario con los campos que más abajo se indican.</w:t>
      </w:r>
    </w:p>
    <w:p w14:paraId="0F64B48B" w14:textId="508015F8" w:rsidR="00343984" w:rsidRDefault="00343984" w:rsidP="00343984">
      <w:r>
        <w:t xml:space="preserve">Este formulario deberá poblarse cuando el usuario cargue </w:t>
      </w:r>
      <w:r w:rsidR="00F40560">
        <w:t xml:space="preserve">el XML </w:t>
      </w:r>
      <w:r>
        <w:t>en los reportes de cargos y deberán heredarse los archivos (PDF y XML)</w:t>
      </w:r>
      <w:r w:rsidR="00F40560">
        <w:t xml:space="preserve"> a este formulario.</w:t>
      </w:r>
    </w:p>
    <w:p w14:paraId="790DA067" w14:textId="2953070F" w:rsidR="00586D7D" w:rsidRDefault="00586D7D" w:rsidP="00343984">
      <w:r>
        <w:t>Se deberá crear una línea por cada XML.</w:t>
      </w:r>
    </w:p>
    <w:p w14:paraId="256EED06" w14:textId="77777777" w:rsidR="00343984" w:rsidRDefault="00343984" w:rsidP="00343984">
      <w:pPr>
        <w:jc w:val="both"/>
        <w:rPr>
          <w:i/>
          <w:iCs/>
        </w:rPr>
      </w:pPr>
      <w:r w:rsidRPr="00503DDA">
        <w:rPr>
          <w:i/>
          <w:iCs/>
        </w:rPr>
        <w:t>Nota: este formulario será el símil del formulario con el mismo nombre desarrollado en Colaboración de proveedores</w:t>
      </w:r>
      <w:r>
        <w:rPr>
          <w:i/>
          <w:iCs/>
        </w:rPr>
        <w:t>, pero debe de ser totalmente independiente.</w:t>
      </w:r>
    </w:p>
    <w:p w14:paraId="2B87BF52" w14:textId="77777777" w:rsidR="00343984" w:rsidRDefault="00343984" w:rsidP="00343984">
      <w:pPr>
        <w:jc w:val="both"/>
        <w:rPr>
          <w:b/>
          <w:bCs/>
          <w:noProof/>
        </w:rPr>
      </w:pPr>
      <w:r w:rsidRPr="00E100C1">
        <w:rPr>
          <w:b/>
          <w:bCs/>
          <w:noProof/>
        </w:rPr>
        <w:t xml:space="preserve">Barra de herramientas </w:t>
      </w:r>
    </w:p>
    <w:p w14:paraId="11C372DA" w14:textId="77777777" w:rsidR="00343984" w:rsidRDefault="00343984" w:rsidP="00343984">
      <w:pPr>
        <w:jc w:val="both"/>
        <w:rPr>
          <w:noProof/>
        </w:rPr>
      </w:pPr>
      <w:r w:rsidRPr="00E100C1">
        <w:rPr>
          <w:noProof/>
        </w:rPr>
        <w:t>En la barra de herramientas tendra que contar con los siguientes botones:</w:t>
      </w:r>
    </w:p>
    <w:p w14:paraId="1219C24E" w14:textId="77777777" w:rsidR="00343984" w:rsidRDefault="00343984" w:rsidP="00343984">
      <w:pPr>
        <w:jc w:val="both"/>
        <w:rPr>
          <w:noProof/>
        </w:rPr>
      </w:pPr>
    </w:p>
    <w:p w14:paraId="013FEB27" w14:textId="77777777" w:rsidR="00343984" w:rsidRDefault="00343984" w:rsidP="00343984">
      <w:pPr>
        <w:jc w:val="both"/>
        <w:rPr>
          <w:noProof/>
        </w:rPr>
      </w:pPr>
      <w:r w:rsidRPr="00582828">
        <w:rPr>
          <w:noProof/>
        </w:rPr>
        <w:lastRenderedPageBreak/>
        <w:drawing>
          <wp:inline distT="0" distB="0" distL="0" distR="0" wp14:anchorId="21CFE2DC" wp14:editId="3F3ED9A1">
            <wp:extent cx="6458851" cy="2419688"/>
            <wp:effectExtent l="0" t="0" r="0" b="0"/>
            <wp:docPr id="1828437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374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EF38" w14:textId="77777777" w:rsidR="00343984" w:rsidRPr="00E100C1" w:rsidRDefault="00343984" w:rsidP="00343984">
      <w:pPr>
        <w:jc w:val="both"/>
        <w:rPr>
          <w:noProof/>
        </w:rPr>
      </w:pPr>
    </w:p>
    <w:p w14:paraId="32E1E5BA" w14:textId="77777777" w:rsidR="00343984" w:rsidRPr="003549FD" w:rsidRDefault="00343984" w:rsidP="00343984">
      <w:pPr>
        <w:pStyle w:val="Prrafodelista"/>
        <w:numPr>
          <w:ilvl w:val="0"/>
          <w:numId w:val="38"/>
        </w:numPr>
        <w:jc w:val="both"/>
        <w:rPr>
          <w:noProof/>
        </w:rPr>
      </w:pPr>
      <w:r w:rsidRPr="00C26FCD">
        <w:rPr>
          <w:b/>
          <w:bCs/>
          <w:noProof/>
          <w:color w:val="365F91" w:themeColor="accent1" w:themeShade="BF"/>
        </w:rPr>
        <w:t>Guardar</w:t>
      </w:r>
      <w:r w:rsidRPr="00C26FCD">
        <w:rPr>
          <w:b/>
          <w:bCs/>
          <w:noProof/>
        </w:rPr>
        <w:t>:</w:t>
      </w:r>
      <w:r>
        <w:rPr>
          <w:noProof/>
        </w:rPr>
        <w:t xml:space="preserve"> </w:t>
      </w:r>
      <w:r w:rsidRPr="003549FD">
        <w:rPr>
          <w:noProof/>
        </w:rPr>
        <w:t>Boton con funcion estandar de guardar</w:t>
      </w:r>
    </w:p>
    <w:p w14:paraId="1F36E042" w14:textId="77777777" w:rsidR="00343984" w:rsidRDefault="00343984" w:rsidP="00343984">
      <w:pPr>
        <w:pStyle w:val="Prrafodelista"/>
        <w:numPr>
          <w:ilvl w:val="0"/>
          <w:numId w:val="38"/>
        </w:numPr>
        <w:jc w:val="both"/>
        <w:rPr>
          <w:noProof/>
        </w:rPr>
      </w:pPr>
      <w:r w:rsidRPr="00C26FCD">
        <w:rPr>
          <w:b/>
          <w:bCs/>
          <w:noProof/>
          <w:color w:val="365F91" w:themeColor="accent1" w:themeShade="BF"/>
        </w:rPr>
        <w:t>Eliminar:</w:t>
      </w:r>
      <w:r w:rsidRPr="003549FD">
        <w:rPr>
          <w:noProof/>
          <w:color w:val="365F91" w:themeColor="accent1" w:themeShade="BF"/>
        </w:rPr>
        <w:t xml:space="preserve"> </w:t>
      </w:r>
      <w:r w:rsidRPr="003549FD">
        <w:rPr>
          <w:noProof/>
        </w:rPr>
        <w:t>Boton con funcion estandar de eliminar.</w:t>
      </w:r>
    </w:p>
    <w:p w14:paraId="17461158" w14:textId="77777777" w:rsidR="00343984" w:rsidRDefault="00343984" w:rsidP="00343984">
      <w:pPr>
        <w:pStyle w:val="Prrafodelista"/>
        <w:numPr>
          <w:ilvl w:val="0"/>
          <w:numId w:val="38"/>
        </w:numPr>
        <w:jc w:val="both"/>
        <w:rPr>
          <w:noProof/>
        </w:rPr>
      </w:pPr>
      <w:r w:rsidRPr="00902C61">
        <w:rPr>
          <w:b/>
          <w:bCs/>
          <w:noProof/>
          <w:color w:val="365F91" w:themeColor="accent1" w:themeShade="BF"/>
        </w:rPr>
        <w:t>Consultas</w:t>
      </w:r>
      <w:r>
        <w:rPr>
          <w:noProof/>
        </w:rPr>
        <w:t>: desde este boton se debra poder descargar los archivos que se hayan cargado desde los reportes de cargos.</w:t>
      </w:r>
    </w:p>
    <w:p w14:paraId="76141221" w14:textId="77777777" w:rsidR="00343984" w:rsidRPr="003549FD" w:rsidRDefault="00343984" w:rsidP="00343984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692FC8CE" wp14:editId="69378670">
            <wp:extent cx="2445385" cy="1732915"/>
            <wp:effectExtent l="0" t="0" r="0" b="635"/>
            <wp:docPr id="178139868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385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8642C" w14:textId="77777777" w:rsidR="00343984" w:rsidRPr="00AA700A" w:rsidRDefault="00343984" w:rsidP="00343984">
      <w:pPr>
        <w:pStyle w:val="Prrafodelista"/>
        <w:numPr>
          <w:ilvl w:val="0"/>
          <w:numId w:val="38"/>
        </w:numPr>
        <w:jc w:val="both"/>
        <w:rPr>
          <w:noProof/>
        </w:rPr>
      </w:pPr>
      <w:r w:rsidRPr="00AA700A">
        <w:rPr>
          <w:b/>
          <w:bCs/>
          <w:noProof/>
          <w:color w:val="365F91" w:themeColor="accent1" w:themeShade="BF"/>
        </w:rPr>
        <w:t>Opciones</w:t>
      </w:r>
      <w:r w:rsidRPr="003549FD">
        <w:rPr>
          <w:noProof/>
        </w:rPr>
        <w:t xml:space="preserve"> </w:t>
      </w:r>
      <w:r>
        <w:rPr>
          <w:noProof/>
        </w:rPr>
        <w:t>: formulario estandar del sistema:</w:t>
      </w:r>
    </w:p>
    <w:p w14:paraId="0BF7EF0A" w14:textId="77777777" w:rsidR="00343984" w:rsidRDefault="00343984" w:rsidP="00343984">
      <w:pPr>
        <w:jc w:val="both"/>
      </w:pPr>
      <w:r>
        <w:t xml:space="preserve">El formulario deberá componerse de los siguientes campos: </w:t>
      </w:r>
    </w:p>
    <w:p w14:paraId="4199FA45" w14:textId="46DB80EA" w:rsidR="00343984" w:rsidRDefault="00343984" w:rsidP="00343984">
      <w:pPr>
        <w:jc w:val="both"/>
      </w:pPr>
    </w:p>
    <w:p w14:paraId="4B230647" w14:textId="77777777" w:rsidR="00343984" w:rsidRDefault="00343984" w:rsidP="00343984">
      <w:pPr>
        <w:pStyle w:val="Prrafodelista"/>
        <w:numPr>
          <w:ilvl w:val="0"/>
          <w:numId w:val="37"/>
        </w:numPr>
        <w:jc w:val="both"/>
      </w:pPr>
      <w:r w:rsidRPr="00A56DB2">
        <w:rPr>
          <w:b/>
          <w:bCs/>
        </w:rPr>
        <w:t>Tipo de comprobante</w:t>
      </w:r>
      <w:r>
        <w:t>: Nodo TipoDeComprobante del XML.</w:t>
      </w:r>
    </w:p>
    <w:p w14:paraId="19B4AA23" w14:textId="77777777" w:rsidR="00343984" w:rsidRPr="00A56DB2" w:rsidRDefault="00343984" w:rsidP="00343984">
      <w:pPr>
        <w:pStyle w:val="Prrafodelista"/>
        <w:numPr>
          <w:ilvl w:val="0"/>
          <w:numId w:val="37"/>
        </w:numPr>
        <w:jc w:val="both"/>
        <w:rPr>
          <w:b/>
          <w:bCs/>
        </w:rPr>
      </w:pPr>
      <w:r w:rsidRPr="00A56DB2">
        <w:rPr>
          <w:b/>
          <w:bCs/>
        </w:rPr>
        <w:t>UUID</w:t>
      </w:r>
      <w:r>
        <w:rPr>
          <w:b/>
          <w:bCs/>
        </w:rPr>
        <w:t xml:space="preserve">: </w:t>
      </w:r>
      <w:r w:rsidRPr="006046EE">
        <w:t>Nodo UUID del XML.</w:t>
      </w:r>
    </w:p>
    <w:p w14:paraId="42EFBA1C" w14:textId="77777777" w:rsidR="00343984" w:rsidRDefault="00343984" w:rsidP="00343984">
      <w:pPr>
        <w:pStyle w:val="Prrafodelista"/>
        <w:numPr>
          <w:ilvl w:val="0"/>
          <w:numId w:val="37"/>
        </w:numPr>
        <w:jc w:val="both"/>
      </w:pPr>
      <w:r w:rsidRPr="00A56DB2">
        <w:rPr>
          <w:b/>
          <w:bCs/>
        </w:rPr>
        <w:t>Folio:</w:t>
      </w:r>
      <w:r>
        <w:t xml:space="preserve"> Nodo Folio del XML, si el XML no tiene folio o factura se deberán tomar los últimos 9 dígitos del UUID para este valor.</w:t>
      </w:r>
    </w:p>
    <w:p w14:paraId="01C3A343" w14:textId="77777777" w:rsidR="00343984" w:rsidRPr="00A56DB2" w:rsidRDefault="00343984" w:rsidP="00343984">
      <w:pPr>
        <w:pStyle w:val="Prrafodelista"/>
        <w:numPr>
          <w:ilvl w:val="0"/>
          <w:numId w:val="37"/>
        </w:numPr>
        <w:jc w:val="both"/>
        <w:rPr>
          <w:b/>
          <w:bCs/>
        </w:rPr>
      </w:pPr>
      <w:r w:rsidRPr="00A56DB2">
        <w:rPr>
          <w:b/>
          <w:bCs/>
        </w:rPr>
        <w:t>Serie de la factura</w:t>
      </w:r>
      <w:r>
        <w:rPr>
          <w:b/>
          <w:bCs/>
        </w:rPr>
        <w:t xml:space="preserve">: </w:t>
      </w:r>
      <w:r w:rsidRPr="007C38BA">
        <w:t>Nodo serie del XML</w:t>
      </w:r>
    </w:p>
    <w:p w14:paraId="495AE1B5" w14:textId="77777777" w:rsidR="00343984" w:rsidRPr="00A56DB2" w:rsidRDefault="00343984" w:rsidP="00343984">
      <w:pPr>
        <w:pStyle w:val="Prrafodelista"/>
        <w:numPr>
          <w:ilvl w:val="0"/>
          <w:numId w:val="37"/>
        </w:numPr>
        <w:jc w:val="both"/>
        <w:rPr>
          <w:b/>
          <w:bCs/>
        </w:rPr>
      </w:pPr>
      <w:r w:rsidRPr="00A56DB2">
        <w:rPr>
          <w:b/>
          <w:bCs/>
        </w:rPr>
        <w:t>Fecha emisión</w:t>
      </w:r>
      <w:r>
        <w:rPr>
          <w:b/>
          <w:bCs/>
        </w:rPr>
        <w:t xml:space="preserve">: </w:t>
      </w:r>
      <w:r w:rsidRPr="00756113">
        <w:t>Nodo Fecha del XML.</w:t>
      </w:r>
    </w:p>
    <w:p w14:paraId="3E91C894" w14:textId="77777777" w:rsidR="00343984" w:rsidRPr="00BE5E4D" w:rsidRDefault="00343984" w:rsidP="00343984">
      <w:pPr>
        <w:pStyle w:val="Prrafodelista"/>
        <w:numPr>
          <w:ilvl w:val="0"/>
          <w:numId w:val="37"/>
        </w:numPr>
        <w:jc w:val="both"/>
      </w:pPr>
      <w:r w:rsidRPr="00A56DB2">
        <w:rPr>
          <w:b/>
          <w:bCs/>
        </w:rPr>
        <w:t>Fecha del sello digital</w:t>
      </w:r>
      <w:r>
        <w:rPr>
          <w:b/>
          <w:bCs/>
        </w:rPr>
        <w:t xml:space="preserve">: </w:t>
      </w:r>
      <w:r w:rsidRPr="00BE5E4D">
        <w:t>Nodo fecha timbrado del XML.</w:t>
      </w:r>
    </w:p>
    <w:p w14:paraId="79C8AEDA" w14:textId="77777777" w:rsidR="00343984" w:rsidRPr="00A56DB2" w:rsidRDefault="00343984" w:rsidP="00343984">
      <w:pPr>
        <w:pStyle w:val="Prrafodelista"/>
        <w:numPr>
          <w:ilvl w:val="0"/>
          <w:numId w:val="37"/>
        </w:numPr>
        <w:jc w:val="both"/>
        <w:rPr>
          <w:b/>
          <w:bCs/>
        </w:rPr>
      </w:pPr>
      <w:r w:rsidRPr="00A56DB2">
        <w:rPr>
          <w:b/>
          <w:bCs/>
        </w:rPr>
        <w:t>RFC Emisor</w:t>
      </w:r>
      <w:r>
        <w:rPr>
          <w:b/>
          <w:bCs/>
        </w:rPr>
        <w:t xml:space="preserve">: </w:t>
      </w:r>
      <w:r w:rsidRPr="00BE5E4D">
        <w:t>Nodo Emisor RFC del XML.</w:t>
      </w:r>
    </w:p>
    <w:p w14:paraId="22E8E047" w14:textId="77777777" w:rsidR="00343984" w:rsidRPr="00A56DB2" w:rsidRDefault="00343984" w:rsidP="00343984">
      <w:pPr>
        <w:pStyle w:val="Prrafodelista"/>
        <w:numPr>
          <w:ilvl w:val="0"/>
          <w:numId w:val="37"/>
        </w:numPr>
        <w:jc w:val="both"/>
        <w:rPr>
          <w:b/>
          <w:bCs/>
        </w:rPr>
      </w:pPr>
      <w:r w:rsidRPr="00A56DB2">
        <w:rPr>
          <w:b/>
          <w:bCs/>
        </w:rPr>
        <w:t>RFC Receptor</w:t>
      </w:r>
      <w:r>
        <w:rPr>
          <w:b/>
          <w:bCs/>
        </w:rPr>
        <w:t xml:space="preserve">: </w:t>
      </w:r>
      <w:r w:rsidRPr="00BE5E4D">
        <w:t>Nodo Receptor RFC del XML.</w:t>
      </w:r>
    </w:p>
    <w:p w14:paraId="5AF0B9AA" w14:textId="77777777" w:rsidR="00343984" w:rsidRPr="00AC0C59" w:rsidRDefault="00343984" w:rsidP="00343984">
      <w:pPr>
        <w:pStyle w:val="Prrafodelista"/>
        <w:numPr>
          <w:ilvl w:val="0"/>
          <w:numId w:val="37"/>
        </w:numPr>
        <w:jc w:val="both"/>
      </w:pPr>
      <w:r w:rsidRPr="00A56DB2">
        <w:rPr>
          <w:b/>
          <w:bCs/>
        </w:rPr>
        <w:t>Subtotal:</w:t>
      </w:r>
      <w:r>
        <w:rPr>
          <w:b/>
          <w:bCs/>
        </w:rPr>
        <w:t xml:space="preserve"> </w:t>
      </w:r>
      <w:r w:rsidRPr="00AC0C59">
        <w:t>Nodo SubTotal del XML</w:t>
      </w:r>
    </w:p>
    <w:p w14:paraId="600F9F99" w14:textId="77777777" w:rsidR="00343984" w:rsidRPr="00FD5CD4" w:rsidRDefault="00343984" w:rsidP="00343984">
      <w:pPr>
        <w:pStyle w:val="Prrafodelista"/>
        <w:numPr>
          <w:ilvl w:val="0"/>
          <w:numId w:val="37"/>
        </w:numPr>
        <w:jc w:val="both"/>
      </w:pPr>
      <w:r w:rsidRPr="00A56DB2">
        <w:rPr>
          <w:b/>
          <w:bCs/>
        </w:rPr>
        <w:t>Impuestos trasladados:</w:t>
      </w:r>
      <w:r>
        <w:rPr>
          <w:b/>
          <w:bCs/>
        </w:rPr>
        <w:t xml:space="preserve"> </w:t>
      </w:r>
      <w:r w:rsidRPr="00FD5CD4">
        <w:t>Nodo Importe de la línea Traslado del XML.</w:t>
      </w:r>
    </w:p>
    <w:p w14:paraId="526A9F8D" w14:textId="77777777" w:rsidR="00343984" w:rsidRDefault="00343984" w:rsidP="00343984">
      <w:pPr>
        <w:pStyle w:val="Prrafodelista"/>
        <w:numPr>
          <w:ilvl w:val="0"/>
          <w:numId w:val="37"/>
        </w:numPr>
        <w:jc w:val="both"/>
      </w:pPr>
      <w:r w:rsidRPr="00A56DB2">
        <w:rPr>
          <w:b/>
          <w:bCs/>
        </w:rPr>
        <w:t>Impuestos retenidos:</w:t>
      </w:r>
      <w:r w:rsidRPr="00FD5CD4">
        <w:t xml:space="preserve"> Nodo Importe de la línea </w:t>
      </w:r>
      <w:r>
        <w:t>Retención</w:t>
      </w:r>
      <w:r w:rsidRPr="00FD5CD4">
        <w:t xml:space="preserve"> del XML.</w:t>
      </w:r>
    </w:p>
    <w:p w14:paraId="5F77BE6F" w14:textId="77777777" w:rsidR="00343984" w:rsidRDefault="00343984" w:rsidP="00343984">
      <w:pPr>
        <w:jc w:val="both"/>
      </w:pPr>
      <w:r>
        <w:rPr>
          <w:noProof/>
        </w:rPr>
        <w:lastRenderedPageBreak/>
        <w:drawing>
          <wp:inline distT="0" distB="0" distL="0" distR="0" wp14:anchorId="122D5D58" wp14:editId="7162A699">
            <wp:extent cx="6562725" cy="2466975"/>
            <wp:effectExtent l="0" t="0" r="9525" b="9525"/>
            <wp:docPr id="1608406545" name="Imagen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06545" name="Imagen 3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5E533" w14:textId="77777777" w:rsidR="00636EC9" w:rsidRDefault="00636EC9" w:rsidP="00343984">
      <w:pPr>
        <w:jc w:val="both"/>
      </w:pPr>
    </w:p>
    <w:p w14:paraId="546E97CA" w14:textId="77777777" w:rsidR="00636EC9" w:rsidRDefault="00636EC9" w:rsidP="00343984">
      <w:pPr>
        <w:jc w:val="both"/>
      </w:pPr>
    </w:p>
    <w:p w14:paraId="0FD19CD7" w14:textId="77777777" w:rsidR="00343984" w:rsidRPr="00FD5CD4" w:rsidRDefault="00343984" w:rsidP="00343984">
      <w:pPr>
        <w:jc w:val="both"/>
      </w:pPr>
    </w:p>
    <w:p w14:paraId="777AA8E3" w14:textId="77777777" w:rsidR="00343984" w:rsidRPr="008F0115" w:rsidRDefault="00343984" w:rsidP="00343984">
      <w:pPr>
        <w:pStyle w:val="Prrafodelista"/>
        <w:numPr>
          <w:ilvl w:val="0"/>
          <w:numId w:val="37"/>
        </w:numPr>
        <w:jc w:val="both"/>
        <w:rPr>
          <w:b/>
          <w:bCs/>
        </w:rPr>
      </w:pPr>
      <w:r>
        <w:rPr>
          <w:b/>
          <w:bCs/>
        </w:rPr>
        <w:t xml:space="preserve">Monto de descuento por pronto pago: </w:t>
      </w:r>
      <w:r w:rsidRPr="00915B49">
        <w:t>Nodo Descuento del XML.</w:t>
      </w:r>
    </w:p>
    <w:p w14:paraId="37AE02ED" w14:textId="77777777" w:rsidR="00343984" w:rsidRPr="00915B49" w:rsidRDefault="00343984" w:rsidP="00343984">
      <w:pPr>
        <w:jc w:val="both"/>
        <w:rPr>
          <w:b/>
          <w:bCs/>
        </w:rPr>
      </w:pPr>
      <w:r w:rsidRPr="00915B49">
        <w:rPr>
          <w:b/>
          <w:bCs/>
          <w:noProof/>
        </w:rPr>
        <w:drawing>
          <wp:inline distT="0" distB="0" distL="0" distR="0" wp14:anchorId="709E2D2C" wp14:editId="7F37D8E8">
            <wp:extent cx="5588813" cy="1105557"/>
            <wp:effectExtent l="0" t="0" r="0" b="0"/>
            <wp:docPr id="3609123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12354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5641" cy="110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1EAF" w14:textId="77777777" w:rsidR="00343984" w:rsidRPr="00A56DB2" w:rsidRDefault="00343984" w:rsidP="00343984">
      <w:pPr>
        <w:pStyle w:val="Prrafodelista"/>
        <w:numPr>
          <w:ilvl w:val="0"/>
          <w:numId w:val="37"/>
        </w:numPr>
        <w:jc w:val="both"/>
        <w:rPr>
          <w:b/>
          <w:bCs/>
        </w:rPr>
      </w:pPr>
      <w:r w:rsidRPr="00A56DB2">
        <w:rPr>
          <w:b/>
          <w:bCs/>
        </w:rPr>
        <w:t>Total:</w:t>
      </w:r>
      <w:r>
        <w:rPr>
          <w:b/>
          <w:bCs/>
        </w:rPr>
        <w:t xml:space="preserve"> </w:t>
      </w:r>
      <w:r w:rsidRPr="00915B49">
        <w:t>Nodo total del XML</w:t>
      </w:r>
      <w:r>
        <w:rPr>
          <w:b/>
          <w:bCs/>
        </w:rPr>
        <w:t>.</w:t>
      </w:r>
    </w:p>
    <w:p w14:paraId="57ACD838" w14:textId="77777777" w:rsidR="00343984" w:rsidRPr="00A56DB2" w:rsidRDefault="00343984" w:rsidP="00343984">
      <w:pPr>
        <w:pStyle w:val="Prrafodelista"/>
        <w:numPr>
          <w:ilvl w:val="0"/>
          <w:numId w:val="37"/>
        </w:numPr>
        <w:jc w:val="both"/>
        <w:rPr>
          <w:b/>
          <w:bCs/>
        </w:rPr>
      </w:pPr>
      <w:r w:rsidRPr="00A56DB2">
        <w:rPr>
          <w:b/>
          <w:bCs/>
        </w:rPr>
        <w:t>Divisa:</w:t>
      </w:r>
      <w:r>
        <w:rPr>
          <w:b/>
          <w:bCs/>
        </w:rPr>
        <w:t xml:space="preserve"> </w:t>
      </w:r>
      <w:r w:rsidRPr="00046442">
        <w:t>Nodo Moneda del XML.</w:t>
      </w:r>
    </w:p>
    <w:p w14:paraId="1CEFC279" w14:textId="77777777" w:rsidR="00343984" w:rsidRPr="008F0115" w:rsidRDefault="00343984" w:rsidP="00343984">
      <w:pPr>
        <w:pStyle w:val="Prrafodelista"/>
        <w:numPr>
          <w:ilvl w:val="0"/>
          <w:numId w:val="37"/>
        </w:numPr>
        <w:jc w:val="both"/>
      </w:pPr>
      <w:r w:rsidRPr="00A56DB2">
        <w:rPr>
          <w:b/>
          <w:bCs/>
        </w:rPr>
        <w:t>Tipo de cambio:</w:t>
      </w:r>
      <w:r>
        <w:rPr>
          <w:b/>
          <w:bCs/>
        </w:rPr>
        <w:t xml:space="preserve"> </w:t>
      </w:r>
      <w:r w:rsidRPr="008F0115">
        <w:t xml:space="preserve">Nodo Tipocambio del XML </w:t>
      </w:r>
    </w:p>
    <w:p w14:paraId="3504658A" w14:textId="77777777" w:rsidR="00343984" w:rsidRPr="00B76E95" w:rsidRDefault="00343984" w:rsidP="00343984">
      <w:pPr>
        <w:jc w:val="both"/>
        <w:rPr>
          <w:b/>
          <w:bCs/>
        </w:rPr>
      </w:pPr>
      <w:r w:rsidRPr="00B76E95">
        <w:rPr>
          <w:b/>
          <w:bCs/>
          <w:noProof/>
        </w:rPr>
        <w:drawing>
          <wp:inline distT="0" distB="0" distL="0" distR="0" wp14:anchorId="1C893A17" wp14:editId="578636EE">
            <wp:extent cx="6570980" cy="810895"/>
            <wp:effectExtent l="0" t="0" r="1270" b="8255"/>
            <wp:docPr id="811301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016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20D9" w14:textId="77777777" w:rsidR="00343984" w:rsidRPr="001D2152" w:rsidRDefault="00343984" w:rsidP="00343984">
      <w:pPr>
        <w:jc w:val="both"/>
        <w:rPr>
          <w:b/>
          <w:bCs/>
        </w:rPr>
      </w:pPr>
    </w:p>
    <w:p w14:paraId="26D0E3C6" w14:textId="77777777" w:rsidR="00343984" w:rsidRDefault="00343984" w:rsidP="00343984">
      <w:pPr>
        <w:pStyle w:val="Prrafodelista"/>
        <w:numPr>
          <w:ilvl w:val="0"/>
          <w:numId w:val="37"/>
        </w:numPr>
        <w:jc w:val="both"/>
      </w:pPr>
      <w:r>
        <w:rPr>
          <w:b/>
          <w:bCs/>
        </w:rPr>
        <w:t xml:space="preserve">Versión de CFDI: </w:t>
      </w:r>
      <w:r w:rsidRPr="009A2C46">
        <w:t>Nodo versión del XML</w:t>
      </w:r>
    </w:p>
    <w:p w14:paraId="36BEEC96" w14:textId="77777777" w:rsidR="00343984" w:rsidRPr="009A2C46" w:rsidRDefault="00343984" w:rsidP="00343984">
      <w:pPr>
        <w:pStyle w:val="Prrafodelista"/>
        <w:numPr>
          <w:ilvl w:val="0"/>
          <w:numId w:val="37"/>
        </w:numPr>
        <w:jc w:val="both"/>
      </w:pPr>
      <w:r>
        <w:rPr>
          <w:b/>
          <w:bCs/>
        </w:rPr>
        <w:t>Versión inicial de CFDI:</w:t>
      </w:r>
      <w:r>
        <w:t xml:space="preserve"> Nodo versión del XML.</w:t>
      </w:r>
    </w:p>
    <w:p w14:paraId="5586FF2C" w14:textId="77777777" w:rsidR="00343984" w:rsidRPr="008F0115" w:rsidRDefault="00343984" w:rsidP="00343984">
      <w:pPr>
        <w:jc w:val="both"/>
        <w:rPr>
          <w:b/>
          <w:bCs/>
        </w:rPr>
      </w:pPr>
      <w:r w:rsidRPr="00710AAC">
        <w:rPr>
          <w:b/>
          <w:bCs/>
          <w:noProof/>
        </w:rPr>
        <w:drawing>
          <wp:inline distT="0" distB="0" distL="0" distR="0" wp14:anchorId="52F6399A" wp14:editId="4B0CAD6C">
            <wp:extent cx="6570980" cy="1393825"/>
            <wp:effectExtent l="0" t="0" r="1270" b="0"/>
            <wp:docPr id="7893695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9575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1C2B" w14:textId="77777777" w:rsidR="00343984" w:rsidRDefault="00343984" w:rsidP="00343984">
      <w:pPr>
        <w:pStyle w:val="Prrafodelista"/>
        <w:numPr>
          <w:ilvl w:val="0"/>
          <w:numId w:val="37"/>
        </w:numPr>
        <w:jc w:val="both"/>
        <w:rPr>
          <w:b/>
          <w:bCs/>
        </w:rPr>
      </w:pPr>
      <w:r>
        <w:rPr>
          <w:b/>
          <w:bCs/>
        </w:rPr>
        <w:t xml:space="preserve">Número de certificado SAT: Nodo </w:t>
      </w:r>
      <w:r w:rsidRPr="001D2152">
        <w:t>NoCertificadoSAT del XML</w:t>
      </w:r>
    </w:p>
    <w:p w14:paraId="675D67A6" w14:textId="77777777" w:rsidR="00343984" w:rsidRDefault="00343984" w:rsidP="00343984">
      <w:pPr>
        <w:jc w:val="both"/>
        <w:rPr>
          <w:b/>
          <w:bCs/>
        </w:rPr>
      </w:pPr>
      <w:r w:rsidRPr="001D2152">
        <w:rPr>
          <w:b/>
          <w:bCs/>
          <w:noProof/>
        </w:rPr>
        <w:lastRenderedPageBreak/>
        <w:drawing>
          <wp:inline distT="0" distB="0" distL="0" distR="0" wp14:anchorId="4065F854" wp14:editId="22F47E2B">
            <wp:extent cx="4415481" cy="674926"/>
            <wp:effectExtent l="0" t="0" r="4445" b="0"/>
            <wp:docPr id="54120681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06816" name="Imagen 1" descr="Interfaz de usuario gráfic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7088" cy="67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36D5" w14:textId="77777777" w:rsidR="00343984" w:rsidRPr="001D2152" w:rsidRDefault="00343984" w:rsidP="00343984">
      <w:pPr>
        <w:jc w:val="both"/>
        <w:rPr>
          <w:b/>
          <w:bCs/>
        </w:rPr>
      </w:pPr>
    </w:p>
    <w:p w14:paraId="0A6A2F99" w14:textId="77777777" w:rsidR="00343984" w:rsidRPr="007D0A64" w:rsidRDefault="00343984" w:rsidP="00343984">
      <w:pPr>
        <w:pStyle w:val="Prrafodelista"/>
        <w:numPr>
          <w:ilvl w:val="0"/>
          <w:numId w:val="37"/>
        </w:numPr>
        <w:jc w:val="both"/>
        <w:rPr>
          <w:b/>
          <w:bCs/>
        </w:rPr>
      </w:pPr>
      <w:r>
        <w:rPr>
          <w:b/>
          <w:bCs/>
        </w:rPr>
        <w:t xml:space="preserve">Sello Digital SAT: </w:t>
      </w:r>
      <w:r>
        <w:t>Nodo Certificado del XML</w:t>
      </w:r>
    </w:p>
    <w:p w14:paraId="26B0A61F" w14:textId="77777777" w:rsidR="00343984" w:rsidRDefault="00343984" w:rsidP="00343984">
      <w:pPr>
        <w:jc w:val="both"/>
        <w:rPr>
          <w:b/>
          <w:bCs/>
        </w:rPr>
      </w:pPr>
      <w:r w:rsidRPr="002B05DD">
        <w:rPr>
          <w:b/>
          <w:bCs/>
          <w:noProof/>
        </w:rPr>
        <w:drawing>
          <wp:inline distT="0" distB="0" distL="0" distR="0" wp14:anchorId="1898EE52" wp14:editId="3DFB8A31">
            <wp:extent cx="6570980" cy="1015365"/>
            <wp:effectExtent l="0" t="0" r="1270" b="0"/>
            <wp:docPr id="308012699" name="Imagen 1" descr="Imagen que contiene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12699" name="Imagen 1" descr="Imagen que contiene Calendari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CD2D" w14:textId="77777777" w:rsidR="00343984" w:rsidRPr="007D0A64" w:rsidRDefault="00343984" w:rsidP="00343984">
      <w:pPr>
        <w:jc w:val="both"/>
        <w:rPr>
          <w:b/>
          <w:bCs/>
        </w:rPr>
      </w:pPr>
    </w:p>
    <w:p w14:paraId="2E890FFD" w14:textId="77777777" w:rsidR="00343984" w:rsidRPr="00CC5D34" w:rsidRDefault="00343984" w:rsidP="00343984">
      <w:pPr>
        <w:pStyle w:val="Prrafodelista"/>
        <w:numPr>
          <w:ilvl w:val="0"/>
          <w:numId w:val="37"/>
        </w:numPr>
        <w:jc w:val="both"/>
        <w:rPr>
          <w:b/>
          <w:bCs/>
        </w:rPr>
      </w:pPr>
      <w:r>
        <w:rPr>
          <w:b/>
          <w:bCs/>
        </w:rPr>
        <w:t xml:space="preserve">Documento XML: </w:t>
      </w:r>
      <w:r w:rsidRPr="00D72126">
        <w:t>Todo el XML.</w:t>
      </w:r>
      <w:r w:rsidRPr="00CC5D34">
        <w:rPr>
          <w:b/>
          <w:bCs/>
        </w:rPr>
        <w:tab/>
      </w:r>
    </w:p>
    <w:p w14:paraId="5B37322D" w14:textId="77777777" w:rsidR="00343984" w:rsidRPr="00E83B05" w:rsidRDefault="00343984" w:rsidP="00343984">
      <w:pPr>
        <w:pStyle w:val="Prrafodelista"/>
        <w:numPr>
          <w:ilvl w:val="0"/>
          <w:numId w:val="37"/>
        </w:numPr>
        <w:jc w:val="both"/>
        <w:rPr>
          <w:b/>
          <w:bCs/>
        </w:rPr>
      </w:pPr>
      <w:r>
        <w:rPr>
          <w:b/>
          <w:bCs/>
        </w:rPr>
        <w:t xml:space="preserve">Fecha de pago: </w:t>
      </w:r>
      <w:r>
        <w:t>para los complementos de pago colocar la fecha del nodo fecha de pago.</w:t>
      </w:r>
    </w:p>
    <w:p w14:paraId="6F8CDD4F" w14:textId="77777777" w:rsidR="00343984" w:rsidRDefault="00343984" w:rsidP="00343984">
      <w:pPr>
        <w:pStyle w:val="Prrafodelista"/>
        <w:numPr>
          <w:ilvl w:val="0"/>
          <w:numId w:val="37"/>
        </w:numPr>
        <w:jc w:val="both"/>
      </w:pPr>
      <w:r w:rsidRPr="00A56DB2">
        <w:rPr>
          <w:b/>
          <w:bCs/>
        </w:rPr>
        <w:t>Estado</w:t>
      </w:r>
      <w:r>
        <w:rPr>
          <w:b/>
          <w:bCs/>
        </w:rPr>
        <w:t xml:space="preserve">: </w:t>
      </w:r>
      <w:r>
        <w:t>deberá colocar los siguientes estados.</w:t>
      </w:r>
    </w:p>
    <w:p w14:paraId="0A130E4C" w14:textId="77777777" w:rsidR="00343984" w:rsidRDefault="00343984" w:rsidP="00343984">
      <w:pPr>
        <w:pStyle w:val="Prrafodelista"/>
        <w:numPr>
          <w:ilvl w:val="0"/>
          <w:numId w:val="39"/>
        </w:numPr>
        <w:jc w:val="both"/>
      </w:pPr>
      <w:r>
        <w:t>Creado: cuando se cargue el CFDI en los reportes de cargos y se llene este formulario nacerá como creado.</w:t>
      </w:r>
    </w:p>
    <w:p w14:paraId="181830FC" w14:textId="77777777" w:rsidR="00343984" w:rsidRDefault="00343984" w:rsidP="00343984">
      <w:pPr>
        <w:pStyle w:val="Prrafodelista"/>
        <w:numPr>
          <w:ilvl w:val="0"/>
          <w:numId w:val="39"/>
        </w:numPr>
        <w:jc w:val="both"/>
      </w:pPr>
      <w:r>
        <w:t>Registrado: cuando el reporte de cargos en el que este el CFDI haya sido registrado.</w:t>
      </w:r>
    </w:p>
    <w:p w14:paraId="731BEFF0" w14:textId="77777777" w:rsidR="00343984" w:rsidRDefault="00343984" w:rsidP="00343984">
      <w:pPr>
        <w:pStyle w:val="Prrafodelista"/>
        <w:ind w:left="1440"/>
        <w:jc w:val="both"/>
      </w:pPr>
    </w:p>
    <w:p w14:paraId="11D0B377" w14:textId="77777777" w:rsidR="00343984" w:rsidRDefault="00343984" w:rsidP="00343984">
      <w:pPr>
        <w:pStyle w:val="Prrafodelista"/>
        <w:numPr>
          <w:ilvl w:val="0"/>
          <w:numId w:val="37"/>
        </w:numPr>
        <w:jc w:val="both"/>
      </w:pPr>
      <w:r w:rsidRPr="002B7069">
        <w:rPr>
          <w:b/>
          <w:bCs/>
        </w:rPr>
        <w:t>Tipo de Documento</w:t>
      </w:r>
      <w:r>
        <w:t>: En este campo deberá colocarse el número de reporte de cargos en el cual se adjuntaron el PDF y XML.</w:t>
      </w:r>
    </w:p>
    <w:p w14:paraId="0E8197A7" w14:textId="77777777" w:rsidR="00343984" w:rsidRDefault="00343984" w:rsidP="00343984">
      <w:pPr>
        <w:jc w:val="both"/>
      </w:pPr>
      <w:r w:rsidRPr="00867E02">
        <w:rPr>
          <w:noProof/>
        </w:rPr>
        <w:drawing>
          <wp:inline distT="0" distB="0" distL="0" distR="0" wp14:anchorId="75F161CC" wp14:editId="4841D3CF">
            <wp:extent cx="7144287" cy="1543050"/>
            <wp:effectExtent l="0" t="0" r="0" b="0"/>
            <wp:docPr id="1418149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494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45970" cy="154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96B8" w14:textId="77777777" w:rsidR="00343984" w:rsidRPr="00E655BB" w:rsidRDefault="00343984" w:rsidP="00343984">
      <w:pPr>
        <w:pStyle w:val="Prrafodelista"/>
        <w:numPr>
          <w:ilvl w:val="0"/>
          <w:numId w:val="37"/>
        </w:numPr>
        <w:jc w:val="both"/>
      </w:pPr>
      <w:r w:rsidRPr="00E655BB">
        <w:rPr>
          <w:b/>
          <w:bCs/>
        </w:rPr>
        <w:t xml:space="preserve">Creado por: </w:t>
      </w:r>
      <w:r w:rsidRPr="00470DF2">
        <w:t>colocar el usuario que cargo el CFDI.</w:t>
      </w:r>
    </w:p>
    <w:p w14:paraId="4AD9DB66" w14:textId="77777777" w:rsidR="00343984" w:rsidRDefault="00343984" w:rsidP="00343984">
      <w:pPr>
        <w:pStyle w:val="Prrafodelista"/>
        <w:numPr>
          <w:ilvl w:val="0"/>
          <w:numId w:val="37"/>
        </w:numPr>
        <w:jc w:val="both"/>
      </w:pPr>
      <w:r w:rsidRPr="00A56DB2">
        <w:rPr>
          <w:b/>
          <w:bCs/>
        </w:rPr>
        <w:t>Fecha y hora de creación:</w:t>
      </w:r>
      <w:r>
        <w:rPr>
          <w:b/>
          <w:bCs/>
        </w:rPr>
        <w:t xml:space="preserve"> </w:t>
      </w:r>
      <w:r w:rsidRPr="00470DF2">
        <w:t>Fecha y hora de cuando se carga el CFDI.</w:t>
      </w:r>
    </w:p>
    <w:p w14:paraId="22C2A7A1" w14:textId="77777777" w:rsidR="00343984" w:rsidRDefault="00343984" w:rsidP="00343984">
      <w:pPr>
        <w:pStyle w:val="Prrafodelista"/>
        <w:numPr>
          <w:ilvl w:val="0"/>
          <w:numId w:val="37"/>
        </w:numPr>
        <w:jc w:val="both"/>
      </w:pPr>
      <w:r>
        <w:rPr>
          <w:b/>
          <w:bCs/>
        </w:rPr>
        <w:t xml:space="preserve">Modificado por: </w:t>
      </w:r>
      <w:r w:rsidRPr="00E655BB">
        <w:t>Colocar el usuario que modifico el CFDI.</w:t>
      </w:r>
    </w:p>
    <w:p w14:paraId="20A5A195" w14:textId="77777777" w:rsidR="00343984" w:rsidRDefault="00343984" w:rsidP="00343984">
      <w:pPr>
        <w:pStyle w:val="Prrafodelista"/>
        <w:numPr>
          <w:ilvl w:val="0"/>
          <w:numId w:val="37"/>
        </w:numPr>
        <w:jc w:val="both"/>
      </w:pPr>
      <w:r w:rsidRPr="00E655BB">
        <w:rPr>
          <w:b/>
          <w:bCs/>
        </w:rPr>
        <w:t>Fecha y hora de modificación:</w:t>
      </w:r>
      <w:r>
        <w:t xml:space="preserve"> Fecha y hora de la modificación</w:t>
      </w:r>
    </w:p>
    <w:p w14:paraId="0D349FA8" w14:textId="77777777" w:rsidR="00343984" w:rsidRDefault="00343984" w:rsidP="00343984">
      <w:pPr>
        <w:pStyle w:val="Prrafodelista"/>
        <w:numPr>
          <w:ilvl w:val="0"/>
          <w:numId w:val="37"/>
        </w:numPr>
        <w:jc w:val="both"/>
      </w:pPr>
      <w:r>
        <w:rPr>
          <w:b/>
          <w:bCs/>
        </w:rPr>
        <w:t xml:space="preserve">Nombre: </w:t>
      </w:r>
      <w:r w:rsidRPr="006C0A36">
        <w:t>dejar en blanco</w:t>
      </w:r>
      <w:r>
        <w:rPr>
          <w:b/>
          <w:bCs/>
        </w:rPr>
        <w:t>.</w:t>
      </w:r>
    </w:p>
    <w:p w14:paraId="47935F3B" w14:textId="3E139821" w:rsidR="00BA246F" w:rsidRDefault="00343984" w:rsidP="00BA246F">
      <w:pPr>
        <w:pStyle w:val="Prrafodelista"/>
        <w:numPr>
          <w:ilvl w:val="0"/>
          <w:numId w:val="37"/>
        </w:numPr>
        <w:jc w:val="both"/>
      </w:pPr>
      <w:r w:rsidRPr="006C0A36">
        <w:rPr>
          <w:b/>
          <w:bCs/>
        </w:rPr>
        <w:t>Texto factura</w:t>
      </w:r>
      <w:r>
        <w:t>: dejar en blanco.</w:t>
      </w:r>
    </w:p>
    <w:p w14:paraId="192EDFD2" w14:textId="57FA9BAA" w:rsidR="00BA246F" w:rsidRDefault="00BA246F" w:rsidP="00BA246F">
      <w:pPr>
        <w:jc w:val="both"/>
      </w:pPr>
      <w:r>
        <w:t xml:space="preserve">Todos los campos deberán poblarse según las instrucciones de cada uno de los campos arriba mencionados </w:t>
      </w:r>
      <w:r w:rsidR="006A46E5">
        <w:t>cuando el XML se adjunte en el reporte de cargos.</w:t>
      </w:r>
    </w:p>
    <w:p w14:paraId="71E76C1A" w14:textId="77777777" w:rsidR="00343984" w:rsidRDefault="00343984" w:rsidP="00343984">
      <w:pPr>
        <w:jc w:val="both"/>
      </w:pPr>
    </w:p>
    <w:p w14:paraId="562B03D3" w14:textId="77777777" w:rsidR="00343984" w:rsidRDefault="00343984" w:rsidP="00343984">
      <w:pPr>
        <w:jc w:val="both"/>
      </w:pPr>
    </w:p>
    <w:p w14:paraId="7C128884" w14:textId="77777777" w:rsidR="00D0117A" w:rsidRDefault="00D0117A" w:rsidP="00832CFD">
      <w:pPr>
        <w:jc w:val="both"/>
      </w:pPr>
    </w:p>
    <w:p w14:paraId="5E9FF320" w14:textId="77777777" w:rsidR="00D0117A" w:rsidRDefault="00D0117A" w:rsidP="00832CFD">
      <w:pPr>
        <w:jc w:val="both"/>
      </w:pPr>
    </w:p>
    <w:p w14:paraId="79A13C13" w14:textId="77777777" w:rsidR="00D0117A" w:rsidRDefault="00D0117A" w:rsidP="00832CFD">
      <w:pPr>
        <w:jc w:val="both"/>
      </w:pPr>
    </w:p>
    <w:p w14:paraId="57FC8B51" w14:textId="77777777" w:rsidR="00D0117A" w:rsidRDefault="00D0117A" w:rsidP="00832CFD">
      <w:pPr>
        <w:jc w:val="both"/>
      </w:pPr>
    </w:p>
    <w:p w14:paraId="539C9F42" w14:textId="46A2112D" w:rsidR="00927884" w:rsidRDefault="009C609E" w:rsidP="009C609E">
      <w:pPr>
        <w:pStyle w:val="NumHeading2"/>
        <w:numPr>
          <w:ilvl w:val="0"/>
          <w:numId w:val="0"/>
        </w:numPr>
        <w:ind w:left="1361"/>
        <w:jc w:val="both"/>
      </w:pPr>
      <w:bookmarkStart w:id="10" w:name="_Toc216432705"/>
      <w:r>
        <w:lastRenderedPageBreak/>
        <w:t xml:space="preserve">3.3 </w:t>
      </w:r>
      <w:r w:rsidR="00202E34">
        <w:t>Campos nuevos al</w:t>
      </w:r>
      <w:r w:rsidR="006458B5">
        <w:t xml:space="preserve"> Reporte de Cargo</w:t>
      </w:r>
      <w:r w:rsidR="006F1372">
        <w:t>s</w:t>
      </w:r>
      <w:bookmarkEnd w:id="10"/>
    </w:p>
    <w:p w14:paraId="3FACB150" w14:textId="77777777" w:rsidR="00F26653" w:rsidRPr="00F26653" w:rsidRDefault="00F26653" w:rsidP="00832CFD">
      <w:pPr>
        <w:jc w:val="both"/>
      </w:pPr>
    </w:p>
    <w:p w14:paraId="426DE893" w14:textId="52DC0BFE" w:rsidR="008875CC" w:rsidRPr="008875CC" w:rsidRDefault="008875CC" w:rsidP="00832CFD">
      <w:pPr>
        <w:jc w:val="both"/>
        <w:rPr>
          <w:b/>
          <w:bCs/>
        </w:rPr>
      </w:pPr>
      <w:r w:rsidRPr="008875CC">
        <w:rPr>
          <w:b/>
          <w:bCs/>
        </w:rPr>
        <w:t>3.2.1 DATOS PARA DIOT</w:t>
      </w:r>
    </w:p>
    <w:p w14:paraId="5FB6B4EF" w14:textId="20CA3DF3" w:rsidR="006458B5" w:rsidRDefault="006458B5" w:rsidP="00832CFD">
      <w:pPr>
        <w:jc w:val="both"/>
      </w:pPr>
      <w:r>
        <w:t>Se requieren crear los siguientes campos dentro de las líneas del reporte de cargos.</w:t>
      </w:r>
    </w:p>
    <w:p w14:paraId="09229B06" w14:textId="77777777" w:rsidR="00761B53" w:rsidRPr="006458B5" w:rsidRDefault="00761B53" w:rsidP="00761B53">
      <w:pPr>
        <w:jc w:val="both"/>
        <w:rPr>
          <w:b/>
          <w:bCs/>
          <w:color w:val="365F91" w:themeColor="accent1" w:themeShade="BF"/>
        </w:rPr>
      </w:pPr>
      <w:r w:rsidRPr="006458B5">
        <w:rPr>
          <w:b/>
          <w:bCs/>
          <w:color w:val="365F91" w:themeColor="accent1" w:themeShade="BF"/>
        </w:rPr>
        <w:t>RFC DEL PROVEEDOR</w:t>
      </w:r>
    </w:p>
    <w:p w14:paraId="6F12E2E0" w14:textId="4C7EEF4B" w:rsidR="00761B53" w:rsidRDefault="00761B53" w:rsidP="00832CFD">
      <w:pPr>
        <w:jc w:val="both"/>
      </w:pPr>
      <w:r>
        <w:t xml:space="preserve">Se requiere crear un campo nuevo en las líneas de los reportes de cargos con el nombre de </w:t>
      </w:r>
      <w:r w:rsidRPr="00E02A42">
        <w:rPr>
          <w:b/>
          <w:bCs/>
        </w:rPr>
        <w:t>RFC,</w:t>
      </w:r>
      <w:r>
        <w:t xml:space="preserve"> este campo deberá llenarse de manera automática </w:t>
      </w:r>
      <w:r w:rsidR="00F322AE">
        <w:t>tomando el RFC del emisor del XML que se haya adjuntado en la línea del reporte de cargos.</w:t>
      </w:r>
      <w:r w:rsidR="007F253B">
        <w:t xml:space="preserve"> </w:t>
      </w:r>
      <w:r>
        <w:t xml:space="preserve">Este campo deberá de ser </w:t>
      </w:r>
      <w:r w:rsidR="007F253B">
        <w:t>NO</w:t>
      </w:r>
      <w:r>
        <w:t xml:space="preserve"> editable</w:t>
      </w:r>
      <w:r w:rsidR="00F3509B">
        <w:t>.</w:t>
      </w:r>
    </w:p>
    <w:p w14:paraId="3A05B1D2" w14:textId="4F81EED6" w:rsidR="00E57F01" w:rsidRPr="00E57F01" w:rsidRDefault="00E57F01" w:rsidP="00832CFD">
      <w:pPr>
        <w:jc w:val="both"/>
        <w:rPr>
          <w:b/>
          <w:bCs/>
          <w:color w:val="365F91" w:themeColor="accent1" w:themeShade="BF"/>
        </w:rPr>
      </w:pPr>
      <w:r w:rsidRPr="00E57F01">
        <w:rPr>
          <w:b/>
          <w:bCs/>
          <w:color w:val="365F91" w:themeColor="accent1" w:themeShade="BF"/>
        </w:rPr>
        <w:t>PROVEEDOR</w:t>
      </w:r>
    </w:p>
    <w:p w14:paraId="5D96E76A" w14:textId="0453F88B" w:rsidR="00C65700" w:rsidRDefault="00E57F01" w:rsidP="00D559AB">
      <w:pPr>
        <w:spacing w:after="0"/>
        <w:jc w:val="both"/>
      </w:pPr>
      <w:r>
        <w:t xml:space="preserve">Se requiere crear un campo </w:t>
      </w:r>
      <w:r w:rsidR="00D559AB">
        <w:t>tipo alfanumérico.</w:t>
      </w:r>
    </w:p>
    <w:p w14:paraId="3D64C382" w14:textId="71AAEE17" w:rsidR="007F253B" w:rsidRDefault="00D559AB" w:rsidP="007F253B">
      <w:pPr>
        <w:jc w:val="both"/>
      </w:pPr>
      <w:r>
        <w:t>Este campo deberá poblarse con el</w:t>
      </w:r>
      <w:r w:rsidR="007F253B">
        <w:t xml:space="preserve"> Nombre del emisor</w:t>
      </w:r>
      <w:r>
        <w:t xml:space="preserve"> que contenga el XML que se </w:t>
      </w:r>
      <w:r w:rsidR="007F253B">
        <w:t>adjuntará</w:t>
      </w:r>
      <w:r>
        <w:t xml:space="preserve"> en el reporte de cargos.</w:t>
      </w:r>
      <w:r w:rsidR="007F253B" w:rsidRPr="007F253B">
        <w:t xml:space="preserve"> </w:t>
      </w:r>
      <w:r w:rsidR="007F253B">
        <w:t>Este campo deberá de ser NO editable</w:t>
      </w:r>
    </w:p>
    <w:p w14:paraId="63139A00" w14:textId="2C37B22F" w:rsidR="00D559AB" w:rsidRDefault="00355C93" w:rsidP="00D559AB">
      <w:pPr>
        <w:spacing w:after="0"/>
        <w:jc w:val="both"/>
      </w:pPr>
      <w:r w:rsidRPr="00355C93">
        <w:rPr>
          <w:noProof/>
        </w:rPr>
        <w:drawing>
          <wp:inline distT="0" distB="0" distL="0" distR="0" wp14:anchorId="6FBB7D3A" wp14:editId="60520E1F">
            <wp:extent cx="6570980" cy="1176655"/>
            <wp:effectExtent l="0" t="0" r="1270" b="4445"/>
            <wp:docPr id="974432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324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22D4" w14:textId="77777777" w:rsidR="00832CFD" w:rsidRDefault="00832CFD" w:rsidP="00832CFD">
      <w:pPr>
        <w:jc w:val="both"/>
      </w:pPr>
    </w:p>
    <w:p w14:paraId="7FC6BDFA" w14:textId="76221217" w:rsidR="00E57F01" w:rsidRPr="00050401" w:rsidRDefault="00E57F01" w:rsidP="00832CFD">
      <w:pPr>
        <w:jc w:val="both"/>
      </w:pPr>
      <w:r>
        <w:rPr>
          <w:noProof/>
        </w:rPr>
        <w:drawing>
          <wp:inline distT="0" distB="0" distL="0" distR="0" wp14:anchorId="0B086C7E" wp14:editId="0C1E013C">
            <wp:extent cx="6562725" cy="3009900"/>
            <wp:effectExtent l="0" t="0" r="9525" b="0"/>
            <wp:docPr id="85781114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2AD2A" w14:textId="13AE61D1" w:rsidR="00FE465F" w:rsidRDefault="00FE465F" w:rsidP="00832CFD">
      <w:pPr>
        <w:jc w:val="both"/>
      </w:pPr>
    </w:p>
    <w:p w14:paraId="74A0210E" w14:textId="77777777" w:rsidR="00832CFD" w:rsidRDefault="00832CFD" w:rsidP="00832CFD">
      <w:pPr>
        <w:jc w:val="both"/>
      </w:pPr>
    </w:p>
    <w:p w14:paraId="773013A2" w14:textId="77777777" w:rsidR="009C609E" w:rsidRDefault="009C609E" w:rsidP="00832CFD">
      <w:pPr>
        <w:jc w:val="both"/>
      </w:pPr>
    </w:p>
    <w:p w14:paraId="40933947" w14:textId="77777777" w:rsidR="009C609E" w:rsidRDefault="009C609E" w:rsidP="00832CFD">
      <w:pPr>
        <w:jc w:val="both"/>
      </w:pPr>
    </w:p>
    <w:p w14:paraId="6B9D4843" w14:textId="77777777" w:rsidR="00C8199D" w:rsidRDefault="00C8199D" w:rsidP="00832CFD">
      <w:pPr>
        <w:jc w:val="both"/>
      </w:pPr>
    </w:p>
    <w:p w14:paraId="5AFC619E" w14:textId="77777777" w:rsidR="009C609E" w:rsidRDefault="009C609E" w:rsidP="00832CFD">
      <w:pPr>
        <w:jc w:val="both"/>
      </w:pPr>
    </w:p>
    <w:p w14:paraId="17B9D71D" w14:textId="77777777" w:rsidR="00832CFD" w:rsidRDefault="00832CFD" w:rsidP="00832CFD">
      <w:pPr>
        <w:jc w:val="both"/>
      </w:pPr>
    </w:p>
    <w:p w14:paraId="494C3351" w14:textId="19786A91" w:rsidR="000D7FE5" w:rsidRDefault="008875CC" w:rsidP="00832CFD">
      <w:pPr>
        <w:jc w:val="both"/>
        <w:rPr>
          <w:b/>
          <w:bCs/>
          <w:color w:val="365F91" w:themeColor="accent1" w:themeShade="BF"/>
        </w:rPr>
      </w:pPr>
      <w:r>
        <w:rPr>
          <w:b/>
          <w:bCs/>
          <w:color w:val="365F91" w:themeColor="accent1" w:themeShade="BF"/>
        </w:rPr>
        <w:lastRenderedPageBreak/>
        <w:t>DIOT</w:t>
      </w:r>
    </w:p>
    <w:p w14:paraId="23236B07" w14:textId="106688BE" w:rsidR="00B033D0" w:rsidRDefault="00B033D0" w:rsidP="00832CFD">
      <w:pPr>
        <w:jc w:val="both"/>
      </w:pPr>
      <w:r w:rsidRPr="00D2066C">
        <w:t xml:space="preserve">Se requieren crear </w:t>
      </w:r>
      <w:r w:rsidR="00401368">
        <w:t>una nueva pestaña con el nombre de “</w:t>
      </w:r>
      <w:r w:rsidR="002C46DF">
        <w:t>Información adicional</w:t>
      </w:r>
      <w:r w:rsidR="00401368">
        <w:t>”</w:t>
      </w:r>
      <w:r w:rsidR="00022087">
        <w:t xml:space="preserve"> en cada una de las líneas del reporte de </w:t>
      </w:r>
      <w:r w:rsidR="00A851F8">
        <w:t>cargos.</w:t>
      </w:r>
    </w:p>
    <w:p w14:paraId="4C86346B" w14:textId="4B35CE1A" w:rsidR="00B306DE" w:rsidRDefault="00022087" w:rsidP="00832CFD">
      <w:pPr>
        <w:jc w:val="both"/>
      </w:pPr>
      <w:r>
        <w:rPr>
          <w:noProof/>
        </w:rPr>
        <w:drawing>
          <wp:inline distT="0" distB="0" distL="0" distR="0" wp14:anchorId="14A12E0F" wp14:editId="06F6F586">
            <wp:extent cx="6562725" cy="2124075"/>
            <wp:effectExtent l="0" t="0" r="9525" b="9525"/>
            <wp:docPr id="15759647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A8AE8" w14:textId="55866AE4" w:rsidR="008D646E" w:rsidRDefault="00A851F8" w:rsidP="00832CFD">
      <w:pPr>
        <w:jc w:val="both"/>
      </w:pPr>
      <w:r>
        <w:t xml:space="preserve">Y dentro de esta pestaña deberá </w:t>
      </w:r>
      <w:r w:rsidR="008D646E">
        <w:t>contener los siguientes campos:</w:t>
      </w:r>
    </w:p>
    <w:p w14:paraId="0520F05B" w14:textId="0A25ED85" w:rsidR="00832CFD" w:rsidRDefault="004F0B99" w:rsidP="00832CFD">
      <w:pPr>
        <w:jc w:val="both"/>
      </w:pPr>
      <w:r w:rsidRPr="004F0B99">
        <w:rPr>
          <w:noProof/>
        </w:rPr>
        <w:drawing>
          <wp:inline distT="0" distB="0" distL="0" distR="0" wp14:anchorId="63457B15" wp14:editId="3ECF7033">
            <wp:extent cx="6570980" cy="1005840"/>
            <wp:effectExtent l="0" t="0" r="1270" b="3810"/>
            <wp:docPr id="3985199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19998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61B6" w14:textId="14D33A80" w:rsidR="001515C9" w:rsidRDefault="001515C9" w:rsidP="00832CFD">
      <w:pPr>
        <w:jc w:val="both"/>
        <w:rPr>
          <w:color w:val="365F91" w:themeColor="accent1" w:themeShade="BF"/>
        </w:rPr>
      </w:pPr>
      <w:r w:rsidRPr="00AC374C">
        <w:rPr>
          <w:color w:val="365F91" w:themeColor="accent1" w:themeShade="BF"/>
        </w:rPr>
        <w:t>INFORMACION DE DIOT</w:t>
      </w:r>
    </w:p>
    <w:p w14:paraId="37467D45" w14:textId="77777777" w:rsidR="00832CFD" w:rsidRPr="00AC374C" w:rsidRDefault="00832CFD" w:rsidP="00832CFD">
      <w:pPr>
        <w:jc w:val="both"/>
        <w:rPr>
          <w:color w:val="365F91" w:themeColor="accent1" w:themeShade="BF"/>
        </w:rPr>
      </w:pPr>
    </w:p>
    <w:p w14:paraId="55F08816" w14:textId="38A011F4" w:rsidR="00641D61" w:rsidRDefault="00DD06FE" w:rsidP="007C7002">
      <w:pPr>
        <w:pStyle w:val="Prrafodelista"/>
        <w:numPr>
          <w:ilvl w:val="0"/>
          <w:numId w:val="43"/>
        </w:numPr>
        <w:jc w:val="both"/>
      </w:pPr>
      <w:r w:rsidRPr="00DD06FE">
        <w:t xml:space="preserve">Tipo de operación: </w:t>
      </w:r>
      <w:r w:rsidR="00C8199D">
        <w:t xml:space="preserve">Valor fijo </w:t>
      </w:r>
      <w:r w:rsidR="00DE3AD0" w:rsidRPr="00DE3AD0">
        <w:rPr>
          <w:b/>
          <w:bCs/>
        </w:rPr>
        <w:t>87: Operaciones globales</w:t>
      </w:r>
      <w:r w:rsidR="00DE3AD0">
        <w:t>, siempre deberá colocar este valor.</w:t>
      </w:r>
      <w:r w:rsidR="001214BA" w:rsidRPr="001214BA">
        <w:t xml:space="preserve"> </w:t>
      </w:r>
      <w:r w:rsidR="001214BA">
        <w:t>Debe de ser no editable.</w:t>
      </w:r>
    </w:p>
    <w:p w14:paraId="3729C89C" w14:textId="0AA701D9" w:rsidR="00DE13CE" w:rsidRDefault="00DE13CE" w:rsidP="00DE13CE">
      <w:pPr>
        <w:jc w:val="both"/>
      </w:pPr>
      <w:r>
        <w:rPr>
          <w:noProof/>
        </w:rPr>
        <w:drawing>
          <wp:inline distT="0" distB="0" distL="0" distR="0" wp14:anchorId="5B2C4CDF" wp14:editId="3CF47E88">
            <wp:extent cx="5365750" cy="1569720"/>
            <wp:effectExtent l="0" t="0" r="6350" b="0"/>
            <wp:docPr id="2130215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122E5" w14:textId="77777777" w:rsidR="00832CFD" w:rsidRDefault="00832CFD" w:rsidP="00832CFD">
      <w:pPr>
        <w:jc w:val="both"/>
        <w:rPr>
          <w:color w:val="365F91" w:themeColor="accent1" w:themeShade="BF"/>
        </w:rPr>
      </w:pPr>
    </w:p>
    <w:p w14:paraId="32FF331E" w14:textId="4B594B78" w:rsidR="001515C9" w:rsidRDefault="001515C9" w:rsidP="00832CFD">
      <w:pPr>
        <w:jc w:val="both"/>
        <w:rPr>
          <w:color w:val="365F91" w:themeColor="accent1" w:themeShade="BF"/>
        </w:rPr>
      </w:pPr>
      <w:r w:rsidRPr="00AC374C">
        <w:rPr>
          <w:color w:val="365F91" w:themeColor="accent1" w:themeShade="BF"/>
        </w:rPr>
        <w:t>INFORMACION DE PROVEEDOR</w:t>
      </w:r>
    </w:p>
    <w:p w14:paraId="7CDA5FEC" w14:textId="77777777" w:rsidR="00832CFD" w:rsidRDefault="00832CFD" w:rsidP="00832CFD">
      <w:pPr>
        <w:jc w:val="both"/>
        <w:rPr>
          <w:color w:val="365F91" w:themeColor="accent1" w:themeShade="BF"/>
        </w:rPr>
      </w:pPr>
    </w:p>
    <w:p w14:paraId="296E10C6" w14:textId="3A2DCD60" w:rsidR="00DD06FE" w:rsidRPr="00F330D1" w:rsidRDefault="00DD06FE" w:rsidP="00832CFD">
      <w:pPr>
        <w:pStyle w:val="Prrafodelista"/>
        <w:numPr>
          <w:ilvl w:val="0"/>
          <w:numId w:val="43"/>
        </w:numPr>
        <w:jc w:val="both"/>
      </w:pPr>
      <w:r w:rsidRPr="00F330D1">
        <w:t>Tipo de proveedor:</w:t>
      </w:r>
      <w:r w:rsidR="002C19EC" w:rsidRPr="00F330D1">
        <w:t xml:space="preserve"> </w:t>
      </w:r>
      <w:r w:rsidR="001214BA">
        <w:t xml:space="preserve">Valor fijo </w:t>
      </w:r>
      <w:r w:rsidR="006C56B9">
        <w:rPr>
          <w:b/>
          <w:bCs/>
        </w:rPr>
        <w:t>04: Proveedor</w:t>
      </w:r>
      <w:r w:rsidR="001214BA">
        <w:rPr>
          <w:b/>
          <w:bCs/>
        </w:rPr>
        <w:t xml:space="preserve"> Nacional</w:t>
      </w:r>
      <w:r w:rsidR="001214BA">
        <w:t xml:space="preserve">, siempre deberá colocar este valor </w:t>
      </w:r>
      <w:r w:rsidR="003372E1">
        <w:t>Debe de ser no editable.</w:t>
      </w:r>
    </w:p>
    <w:p w14:paraId="045D22CD" w14:textId="5813AF87" w:rsidR="00DD06FE" w:rsidRPr="00F330D1" w:rsidRDefault="00DD06FE" w:rsidP="00832CFD">
      <w:pPr>
        <w:pStyle w:val="Prrafodelista"/>
        <w:numPr>
          <w:ilvl w:val="0"/>
          <w:numId w:val="43"/>
        </w:numPr>
        <w:jc w:val="both"/>
      </w:pPr>
      <w:r w:rsidRPr="00F330D1">
        <w:t>Numero de RFC:</w:t>
      </w:r>
      <w:r w:rsidR="00F330D1">
        <w:t xml:space="preserve"> </w:t>
      </w:r>
      <w:r w:rsidR="00F26653" w:rsidRPr="00F330D1">
        <w:t>deberá heredar el valor</w:t>
      </w:r>
      <w:r w:rsidR="006C56B9">
        <w:t xml:space="preserve"> del campo con el mismo nombre del reporte de cargos</w:t>
      </w:r>
      <w:r w:rsidR="00E16EB8">
        <w:t xml:space="preserve"> Debe</w:t>
      </w:r>
      <w:r w:rsidR="003372E1">
        <w:t xml:space="preserve"> de ser no editable.</w:t>
      </w:r>
    </w:p>
    <w:p w14:paraId="1E674FD5" w14:textId="4BC701A5" w:rsidR="002C19EC" w:rsidRPr="00F330D1" w:rsidRDefault="002C19EC" w:rsidP="00832CFD">
      <w:pPr>
        <w:pStyle w:val="Prrafodelista"/>
        <w:numPr>
          <w:ilvl w:val="0"/>
          <w:numId w:val="43"/>
        </w:numPr>
        <w:jc w:val="both"/>
      </w:pPr>
      <w:r w:rsidRPr="00F330D1">
        <w:t>Número de CURP:</w:t>
      </w:r>
      <w:r w:rsidR="00AE6F7D">
        <w:t xml:space="preserve">  dejar </w:t>
      </w:r>
      <w:r w:rsidR="00DE13CE">
        <w:t>vacío</w:t>
      </w:r>
      <w:r w:rsidR="00AE6F7D">
        <w:t>.</w:t>
      </w:r>
    </w:p>
    <w:p w14:paraId="0294DA09" w14:textId="77777777" w:rsidR="00392C80" w:rsidRPr="00F330D1" w:rsidRDefault="002C19EC" w:rsidP="00392C80">
      <w:pPr>
        <w:pStyle w:val="Prrafodelista"/>
        <w:numPr>
          <w:ilvl w:val="0"/>
          <w:numId w:val="43"/>
        </w:numPr>
        <w:jc w:val="both"/>
      </w:pPr>
      <w:r w:rsidRPr="00F330D1">
        <w:t>Nombre del proveedor:</w:t>
      </w:r>
      <w:r w:rsidR="00F330D1" w:rsidRPr="00F330D1">
        <w:t xml:space="preserve"> </w:t>
      </w:r>
      <w:r w:rsidR="00392C80" w:rsidRPr="00F330D1">
        <w:t>deberá heredar el valor</w:t>
      </w:r>
      <w:r w:rsidR="00392C80">
        <w:t xml:space="preserve"> del campo con el mismo nombre del reporte de cargos Debe de ser no editable.</w:t>
      </w:r>
    </w:p>
    <w:p w14:paraId="503630D4" w14:textId="04B92F85" w:rsidR="00F26653" w:rsidRDefault="00392C80" w:rsidP="00392C80">
      <w:pPr>
        <w:pStyle w:val="Prrafodelista"/>
        <w:jc w:val="both"/>
        <w:rPr>
          <w:color w:val="365F91" w:themeColor="accent1" w:themeShade="BF"/>
        </w:rPr>
      </w:pPr>
      <w:r>
        <w:rPr>
          <w:noProof/>
        </w:rPr>
        <w:lastRenderedPageBreak/>
        <w:drawing>
          <wp:inline distT="0" distB="0" distL="0" distR="0" wp14:anchorId="4F60B697" wp14:editId="2236C2A7">
            <wp:extent cx="5641092" cy="2587206"/>
            <wp:effectExtent l="0" t="0" r="0" b="3810"/>
            <wp:docPr id="11978234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176" cy="2589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12E36" w14:textId="77777777" w:rsidR="00195A1B" w:rsidRDefault="00195A1B" w:rsidP="00392C80">
      <w:pPr>
        <w:pStyle w:val="Prrafodelista"/>
        <w:jc w:val="both"/>
        <w:rPr>
          <w:color w:val="365F91" w:themeColor="accent1" w:themeShade="BF"/>
        </w:rPr>
      </w:pPr>
    </w:p>
    <w:p w14:paraId="5E586DF8" w14:textId="77777777" w:rsidR="00195A1B" w:rsidRDefault="00195A1B" w:rsidP="00392C80">
      <w:pPr>
        <w:pStyle w:val="Prrafodelista"/>
        <w:jc w:val="both"/>
        <w:rPr>
          <w:color w:val="365F91" w:themeColor="accent1" w:themeShade="BF"/>
        </w:rPr>
      </w:pPr>
    </w:p>
    <w:p w14:paraId="6AA6D6D7" w14:textId="77777777" w:rsidR="00195A1B" w:rsidRDefault="00195A1B" w:rsidP="00195A1B">
      <w:pPr>
        <w:jc w:val="both"/>
        <w:rPr>
          <w:b/>
          <w:bCs/>
          <w:color w:val="365F91" w:themeColor="accent1" w:themeShade="BF"/>
        </w:rPr>
      </w:pPr>
      <w:r>
        <w:rPr>
          <w:b/>
          <w:bCs/>
          <w:color w:val="365F91" w:themeColor="accent1" w:themeShade="BF"/>
        </w:rPr>
        <w:t>DIOT: ESTOS REGISTROS DEBERAN VERSE REFELEJADOS EN EL REPORTE DIOT</w:t>
      </w:r>
    </w:p>
    <w:p w14:paraId="1D8CD65A" w14:textId="5F1F4144" w:rsidR="00195A1B" w:rsidRDefault="006F1979" w:rsidP="00195A1B">
      <w:pPr>
        <w:jc w:val="both"/>
      </w:pPr>
      <w:r w:rsidRPr="006F1979">
        <w:t xml:space="preserve">Los reportes de cargos deberán verse reflejados en el reporte de la DIOT, tanto en el TXT como en el </w:t>
      </w:r>
      <w:r>
        <w:t>Reporte en PDF.</w:t>
      </w:r>
    </w:p>
    <w:p w14:paraId="768D1342" w14:textId="7B5A5F10" w:rsidR="006D7853" w:rsidRDefault="006D7853" w:rsidP="00195A1B">
      <w:pPr>
        <w:jc w:val="both"/>
      </w:pPr>
      <w:r>
        <w:t xml:space="preserve">Nota: los datos para el PDF de la DIOT deberán de tomarse del reporte de </w:t>
      </w:r>
      <w:r w:rsidR="000E3318">
        <w:t>cargos,</w:t>
      </w:r>
      <w:r>
        <w:t xml:space="preserve"> los que estén disponibles.</w:t>
      </w:r>
    </w:p>
    <w:p w14:paraId="75BB6154" w14:textId="77777777" w:rsidR="00C93330" w:rsidRDefault="00C93330" w:rsidP="00195A1B">
      <w:pPr>
        <w:jc w:val="both"/>
      </w:pPr>
    </w:p>
    <w:p w14:paraId="555F5D18" w14:textId="05064861" w:rsidR="00C93330" w:rsidRDefault="00C93330" w:rsidP="00195A1B">
      <w:pPr>
        <w:jc w:val="both"/>
      </w:pPr>
      <w:r w:rsidRPr="00C93330">
        <w:rPr>
          <w:noProof/>
        </w:rPr>
        <w:drawing>
          <wp:inline distT="0" distB="0" distL="0" distR="0" wp14:anchorId="5D136982" wp14:editId="485CF137">
            <wp:extent cx="5581290" cy="2193035"/>
            <wp:effectExtent l="0" t="0" r="635" b="0"/>
            <wp:docPr id="787252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521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07506" cy="220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E325" w14:textId="77777777" w:rsidR="006F1979" w:rsidRDefault="006F1979" w:rsidP="006F1979">
      <w:pPr>
        <w:jc w:val="both"/>
        <w:rPr>
          <w:b/>
          <w:bCs/>
          <w:color w:val="365F91" w:themeColor="accent1" w:themeShade="BF"/>
        </w:rPr>
      </w:pPr>
    </w:p>
    <w:p w14:paraId="6959EDA3" w14:textId="77777777" w:rsidR="000C7D6E" w:rsidRDefault="000C7D6E" w:rsidP="006F1979">
      <w:pPr>
        <w:jc w:val="both"/>
        <w:rPr>
          <w:b/>
          <w:bCs/>
          <w:color w:val="365F91" w:themeColor="accent1" w:themeShade="BF"/>
        </w:rPr>
      </w:pPr>
    </w:p>
    <w:p w14:paraId="707556B6" w14:textId="078A5934" w:rsidR="000C7D6E" w:rsidRDefault="000C7D6E" w:rsidP="006F1979">
      <w:pPr>
        <w:jc w:val="both"/>
        <w:rPr>
          <w:b/>
          <w:bCs/>
          <w:color w:val="365F91" w:themeColor="accent1" w:themeShade="BF"/>
        </w:rPr>
      </w:pPr>
      <w:r w:rsidRPr="000C7D6E">
        <w:rPr>
          <w:b/>
          <w:bCs/>
          <w:noProof/>
          <w:color w:val="365F91" w:themeColor="accent1" w:themeShade="BF"/>
        </w:rPr>
        <w:drawing>
          <wp:inline distT="0" distB="0" distL="0" distR="0" wp14:anchorId="618CDE87" wp14:editId="1FEA6FDF">
            <wp:extent cx="6570980" cy="1249045"/>
            <wp:effectExtent l="0" t="0" r="1270" b="8255"/>
            <wp:docPr id="1731160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602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B7E1" w14:textId="77777777" w:rsidR="006F1979" w:rsidRPr="006F1979" w:rsidRDefault="006F1979" w:rsidP="00195A1B">
      <w:pPr>
        <w:jc w:val="both"/>
      </w:pPr>
    </w:p>
    <w:p w14:paraId="1C7FB747" w14:textId="77777777" w:rsidR="00195A1B" w:rsidRPr="00F26653" w:rsidRDefault="00195A1B" w:rsidP="00392C80">
      <w:pPr>
        <w:pStyle w:val="Prrafodelista"/>
        <w:jc w:val="both"/>
        <w:rPr>
          <w:color w:val="365F91" w:themeColor="accent1" w:themeShade="BF"/>
        </w:rPr>
      </w:pPr>
    </w:p>
    <w:p w14:paraId="7B1FFDC1" w14:textId="77777777" w:rsidR="00F26653" w:rsidRDefault="00F26653" w:rsidP="00832CFD">
      <w:pPr>
        <w:pStyle w:val="Prrafodelista"/>
        <w:jc w:val="both"/>
        <w:rPr>
          <w:color w:val="365F91" w:themeColor="accent1" w:themeShade="BF"/>
        </w:rPr>
      </w:pPr>
    </w:p>
    <w:p w14:paraId="51AFD7C1" w14:textId="77777777" w:rsidR="00C93330" w:rsidRDefault="00C93330" w:rsidP="00832CFD">
      <w:pPr>
        <w:pStyle w:val="Prrafodelista"/>
        <w:jc w:val="both"/>
        <w:rPr>
          <w:color w:val="365F91" w:themeColor="accent1" w:themeShade="BF"/>
        </w:rPr>
      </w:pPr>
    </w:p>
    <w:p w14:paraId="096F8D70" w14:textId="77777777" w:rsidR="00C93330" w:rsidRDefault="00C93330" w:rsidP="00832CFD">
      <w:pPr>
        <w:pStyle w:val="Prrafodelista"/>
        <w:jc w:val="both"/>
        <w:rPr>
          <w:color w:val="365F91" w:themeColor="accent1" w:themeShade="BF"/>
        </w:rPr>
      </w:pPr>
    </w:p>
    <w:p w14:paraId="4D2D4EED" w14:textId="77777777" w:rsidR="00C93330" w:rsidRDefault="00C93330" w:rsidP="00832CFD">
      <w:pPr>
        <w:pStyle w:val="Prrafodelista"/>
        <w:jc w:val="both"/>
        <w:rPr>
          <w:color w:val="365F91" w:themeColor="accent1" w:themeShade="BF"/>
        </w:rPr>
      </w:pPr>
    </w:p>
    <w:p w14:paraId="69C0ECF0" w14:textId="77777777" w:rsidR="00C93330" w:rsidRDefault="00C93330" w:rsidP="00832CFD">
      <w:pPr>
        <w:pStyle w:val="Prrafodelista"/>
        <w:jc w:val="both"/>
        <w:rPr>
          <w:color w:val="365F91" w:themeColor="accent1" w:themeShade="BF"/>
        </w:rPr>
      </w:pPr>
    </w:p>
    <w:p w14:paraId="4B2DD609" w14:textId="77777777" w:rsidR="00C93330" w:rsidRDefault="00C93330" w:rsidP="00832CFD">
      <w:pPr>
        <w:pStyle w:val="Prrafodelista"/>
        <w:jc w:val="both"/>
        <w:rPr>
          <w:color w:val="365F91" w:themeColor="accent1" w:themeShade="BF"/>
        </w:rPr>
      </w:pPr>
    </w:p>
    <w:p w14:paraId="11E65AEF" w14:textId="77777777" w:rsidR="00C93330" w:rsidRDefault="00C93330" w:rsidP="00832CFD">
      <w:pPr>
        <w:pStyle w:val="Prrafodelista"/>
        <w:jc w:val="both"/>
        <w:rPr>
          <w:color w:val="365F91" w:themeColor="accent1" w:themeShade="BF"/>
        </w:rPr>
      </w:pPr>
    </w:p>
    <w:p w14:paraId="11EA28C9" w14:textId="48C9A732" w:rsidR="00791F8C" w:rsidRDefault="00791F8C" w:rsidP="00832CFD">
      <w:pPr>
        <w:pStyle w:val="Prrafodelista"/>
        <w:jc w:val="both"/>
        <w:rPr>
          <w:color w:val="365F91" w:themeColor="accent1" w:themeShade="BF"/>
        </w:rPr>
      </w:pPr>
      <w:r w:rsidRPr="00F26653">
        <w:rPr>
          <w:color w:val="365F91" w:themeColor="accent1" w:themeShade="BF"/>
        </w:rPr>
        <w:t>PROVEEDOR EXTRANJERO</w:t>
      </w:r>
    </w:p>
    <w:p w14:paraId="3F05A3BB" w14:textId="77777777" w:rsidR="00F26653" w:rsidRDefault="00F26653" w:rsidP="00832CFD">
      <w:pPr>
        <w:pStyle w:val="Prrafodelista"/>
        <w:jc w:val="both"/>
        <w:rPr>
          <w:color w:val="365F91" w:themeColor="accent1" w:themeShade="BF"/>
        </w:rPr>
      </w:pPr>
    </w:p>
    <w:p w14:paraId="018C4132" w14:textId="0F133484" w:rsidR="003F4F97" w:rsidRDefault="003F4F97" w:rsidP="003F4F97">
      <w:pPr>
        <w:jc w:val="both"/>
      </w:pPr>
      <w:r w:rsidRPr="003F4F97">
        <w:t>Se requiere crear</w:t>
      </w:r>
      <w:r w:rsidR="00F42372">
        <w:t xml:space="preserve"> un campo tipo</w:t>
      </w:r>
      <w:r w:rsidRPr="003F4F97">
        <w:t xml:space="preserve"> check dentro de las líneas del reporte de cargo</w:t>
      </w:r>
      <w:r w:rsidR="00F42372">
        <w:t>.</w:t>
      </w:r>
    </w:p>
    <w:p w14:paraId="2C8E5DB9" w14:textId="0A5A355F" w:rsidR="00F42372" w:rsidRDefault="00F42372" w:rsidP="003F4F97">
      <w:pPr>
        <w:jc w:val="both"/>
        <w:rPr>
          <w:u w:val="single"/>
        </w:rPr>
      </w:pPr>
      <w:r>
        <w:t xml:space="preserve">Cuando este campo este </w:t>
      </w:r>
      <w:r w:rsidR="00545518">
        <w:t>marcado,</w:t>
      </w:r>
      <w:r>
        <w:t xml:space="preserve"> </w:t>
      </w:r>
      <w:r w:rsidR="007531C6">
        <w:t xml:space="preserve">no deberá permitir adjuntar </w:t>
      </w:r>
      <w:commentRangeStart w:id="11"/>
      <w:r w:rsidR="00011EC2">
        <w:t>el XML</w:t>
      </w:r>
      <w:r w:rsidR="00D13877">
        <w:t xml:space="preserve"> </w:t>
      </w:r>
      <w:commentRangeEnd w:id="11"/>
      <w:r w:rsidR="008209BE">
        <w:rPr>
          <w:rStyle w:val="Refdecomentario"/>
          <w:sz w:val="22"/>
          <w:szCs w:val="22"/>
        </w:rPr>
        <w:commentReference w:id="11"/>
      </w:r>
      <w:r w:rsidR="007531C6">
        <w:t xml:space="preserve">, más si </w:t>
      </w:r>
      <w:r w:rsidR="003C4770">
        <w:t>un PDF</w:t>
      </w:r>
      <w:r w:rsidR="007531C6">
        <w:t xml:space="preserve"> o imagen del soporte del gasto</w:t>
      </w:r>
      <w:r w:rsidR="00287450">
        <w:t xml:space="preserve"> sin</w:t>
      </w:r>
      <w:r w:rsidR="00D13877">
        <w:t xml:space="preserve"> ninguna validación,</w:t>
      </w:r>
      <w:r w:rsidR="00C5440E">
        <w:t xml:space="preserve"> no</w:t>
      </w:r>
      <w:r w:rsidR="00DA323C">
        <w:t xml:space="preserve"> poblar los campos qu</w:t>
      </w:r>
      <w:r w:rsidR="00C5440E">
        <w:t xml:space="preserve">e se mencionan en los puntos anteriores de este documento, </w:t>
      </w:r>
      <w:r w:rsidR="00434BE1">
        <w:t xml:space="preserve">no tomar en cuenta para la DIOT, </w:t>
      </w:r>
      <w:r w:rsidR="00C5440E">
        <w:t xml:space="preserve">ni </w:t>
      </w:r>
      <w:r w:rsidR="00545518">
        <w:t xml:space="preserve">crear el registro en el formulario de </w:t>
      </w:r>
      <w:r w:rsidR="00545518" w:rsidRPr="00545518">
        <w:rPr>
          <w:u w:val="single"/>
        </w:rPr>
        <w:t>Entradas de CFDI.</w:t>
      </w:r>
    </w:p>
    <w:p w14:paraId="0F7C6035" w14:textId="181085AE" w:rsidR="00434BE1" w:rsidRPr="00545518" w:rsidRDefault="004D20B6" w:rsidP="003F4F97">
      <w:pPr>
        <w:jc w:val="both"/>
        <w:rPr>
          <w:u w:val="single"/>
        </w:rPr>
      </w:pPr>
      <w:r>
        <w:rPr>
          <w:u w:val="single"/>
        </w:rPr>
        <w:t xml:space="preserve"> </w:t>
      </w:r>
    </w:p>
    <w:p w14:paraId="2C9A21F7" w14:textId="2521912C" w:rsidR="00DE3AD0" w:rsidRDefault="00F42372" w:rsidP="00DE3AD0">
      <w:pPr>
        <w:jc w:val="both"/>
        <w:rPr>
          <w:color w:val="365F91" w:themeColor="accent1" w:themeShade="BF"/>
        </w:rPr>
      </w:pPr>
      <w:r>
        <w:rPr>
          <w:noProof/>
          <w:color w:val="365F91" w:themeColor="accent1" w:themeShade="BF"/>
        </w:rPr>
        <w:drawing>
          <wp:inline distT="0" distB="0" distL="0" distR="0" wp14:anchorId="16162AE8" wp14:editId="669CB624">
            <wp:extent cx="6047117" cy="2535133"/>
            <wp:effectExtent l="0" t="0" r="0" b="0"/>
            <wp:docPr id="11768572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145" cy="25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9D34A" w14:textId="77777777" w:rsidR="00434BE1" w:rsidRPr="0061607A" w:rsidRDefault="00434BE1" w:rsidP="00832CFD">
      <w:pPr>
        <w:jc w:val="both"/>
      </w:pPr>
    </w:p>
    <w:p w14:paraId="1432E61D" w14:textId="77777777" w:rsidR="00832CFD" w:rsidRDefault="00832CFD" w:rsidP="00832CFD">
      <w:pPr>
        <w:jc w:val="both"/>
        <w:rPr>
          <w:b/>
          <w:bCs/>
          <w:color w:val="365F91" w:themeColor="accent1" w:themeShade="BF"/>
        </w:rPr>
      </w:pPr>
    </w:p>
    <w:p w14:paraId="129E33A6" w14:textId="77777777" w:rsidR="00434BE1" w:rsidRDefault="00434BE1" w:rsidP="00832CFD">
      <w:pPr>
        <w:jc w:val="both"/>
        <w:rPr>
          <w:b/>
          <w:bCs/>
          <w:color w:val="365F91" w:themeColor="accent1" w:themeShade="BF"/>
        </w:rPr>
      </w:pPr>
    </w:p>
    <w:p w14:paraId="0213013F" w14:textId="77777777" w:rsidR="00434BE1" w:rsidRDefault="00434BE1" w:rsidP="00832CFD">
      <w:pPr>
        <w:jc w:val="both"/>
        <w:rPr>
          <w:b/>
          <w:bCs/>
          <w:color w:val="365F91" w:themeColor="accent1" w:themeShade="BF"/>
        </w:rPr>
      </w:pPr>
    </w:p>
    <w:p w14:paraId="238E19CE" w14:textId="77777777" w:rsidR="00434BE1" w:rsidRDefault="00434BE1" w:rsidP="00832CFD">
      <w:pPr>
        <w:jc w:val="both"/>
        <w:rPr>
          <w:b/>
          <w:bCs/>
          <w:color w:val="365F91" w:themeColor="accent1" w:themeShade="BF"/>
        </w:rPr>
      </w:pPr>
    </w:p>
    <w:p w14:paraId="68A8DE53" w14:textId="77777777" w:rsidR="00434BE1" w:rsidRDefault="00434BE1" w:rsidP="00832CFD">
      <w:pPr>
        <w:jc w:val="both"/>
        <w:rPr>
          <w:b/>
          <w:bCs/>
          <w:color w:val="365F91" w:themeColor="accent1" w:themeShade="BF"/>
        </w:rPr>
      </w:pPr>
    </w:p>
    <w:p w14:paraId="61E1F56B" w14:textId="15C745A2" w:rsidR="00346204" w:rsidRDefault="00391B13" w:rsidP="00832CFD">
      <w:pPr>
        <w:jc w:val="both"/>
        <w:rPr>
          <w:b/>
          <w:bCs/>
        </w:rPr>
      </w:pPr>
      <w:r w:rsidRPr="00391B13">
        <w:rPr>
          <w:b/>
          <w:bCs/>
        </w:rPr>
        <w:t>3.2.2 CAMPOS PARA DESGLOSE DE IMPUESTOS</w:t>
      </w:r>
    </w:p>
    <w:p w14:paraId="10D7E9B8" w14:textId="18BF8531" w:rsidR="00391B13" w:rsidRDefault="00391B13" w:rsidP="00832CFD">
      <w:pPr>
        <w:jc w:val="both"/>
      </w:pPr>
      <w:r w:rsidRPr="00F60B7C">
        <w:t xml:space="preserve">Se requiere crear los siguientes campos </w:t>
      </w:r>
      <w:r w:rsidR="00F60B7C" w:rsidRPr="00F60B7C">
        <w:t>dentro de las líneas de reporte de cargos:</w:t>
      </w:r>
    </w:p>
    <w:p w14:paraId="41F430FE" w14:textId="7E02EE73" w:rsidR="00280E44" w:rsidRDefault="00280E44" w:rsidP="00832CFD">
      <w:pPr>
        <w:jc w:val="both"/>
        <w:rPr>
          <w:color w:val="365F91" w:themeColor="accent1" w:themeShade="BF"/>
        </w:rPr>
      </w:pPr>
      <w:r w:rsidRPr="00280E44">
        <w:rPr>
          <w:color w:val="365F91" w:themeColor="accent1" w:themeShade="BF"/>
        </w:rPr>
        <w:t>DESGLOSE DE IMPUESTOS</w:t>
      </w:r>
    </w:p>
    <w:p w14:paraId="0B622E5E" w14:textId="07711747" w:rsidR="00A9132A" w:rsidRDefault="00A9132A" w:rsidP="00832CFD">
      <w:pPr>
        <w:jc w:val="both"/>
        <w:rPr>
          <w:color w:val="365F91" w:themeColor="accent1" w:themeShade="BF"/>
        </w:rPr>
      </w:pPr>
      <w:r>
        <w:rPr>
          <w:b/>
          <w:bCs/>
          <w:noProof/>
          <w:color w:val="365F91" w:themeColor="accent1" w:themeShade="BF"/>
        </w:rPr>
        <w:lastRenderedPageBreak/>
        <w:drawing>
          <wp:inline distT="0" distB="0" distL="0" distR="0" wp14:anchorId="1896BF62" wp14:editId="450041C0">
            <wp:extent cx="5377703" cy="2790190"/>
            <wp:effectExtent l="0" t="0" r="0" b="0"/>
            <wp:docPr id="736194698" name="Imagen 4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94698" name="Imagen 4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584" cy="279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779D6" w14:textId="77777777" w:rsidR="00A9132A" w:rsidRDefault="00A9132A" w:rsidP="00832CFD">
      <w:pPr>
        <w:jc w:val="both"/>
        <w:rPr>
          <w:color w:val="365F91" w:themeColor="accent1" w:themeShade="BF"/>
        </w:rPr>
      </w:pPr>
    </w:p>
    <w:p w14:paraId="071B68B0" w14:textId="17969098" w:rsidR="00A9132A" w:rsidRPr="00736C9B" w:rsidRDefault="00280E44" w:rsidP="00832CFD">
      <w:pPr>
        <w:pStyle w:val="Prrafodelista"/>
        <w:numPr>
          <w:ilvl w:val="0"/>
          <w:numId w:val="46"/>
        </w:numPr>
        <w:jc w:val="both"/>
      </w:pPr>
      <w:r w:rsidRPr="00736C9B">
        <w:t>Monto real de IVA:</w:t>
      </w:r>
      <w:r w:rsidR="00A9132A" w:rsidRPr="00736C9B">
        <w:t xml:space="preserve"> deberá demostrar el monto que según el grupo de impuestos corresponde solo al </w:t>
      </w:r>
      <w:r w:rsidR="002159D1" w:rsidRPr="00736C9B">
        <w:t>IVA.</w:t>
      </w:r>
      <w:r w:rsidR="002159D1">
        <w:t xml:space="preserve"> </w:t>
      </w:r>
      <w:r w:rsidR="00DA43E3">
        <w:t xml:space="preserve">Este </w:t>
      </w:r>
      <w:r w:rsidR="002159D1">
        <w:t>campo deberá ser editable.</w:t>
      </w:r>
    </w:p>
    <w:p w14:paraId="29AFD6EF" w14:textId="30715CAB" w:rsidR="00A9132A" w:rsidRPr="00736C9B" w:rsidRDefault="00A9132A" w:rsidP="00832CFD">
      <w:pPr>
        <w:pStyle w:val="Prrafodelista"/>
        <w:numPr>
          <w:ilvl w:val="0"/>
          <w:numId w:val="46"/>
        </w:numPr>
        <w:jc w:val="both"/>
      </w:pPr>
      <w:r w:rsidRPr="00736C9B">
        <w:t>Monto real IVA retenido:</w:t>
      </w:r>
      <w:r w:rsidR="002159D1" w:rsidRPr="002159D1">
        <w:t xml:space="preserve"> </w:t>
      </w:r>
      <w:r w:rsidR="002159D1" w:rsidRPr="00736C9B">
        <w:t>deberá demostrar el monto que según el grupo de impuestos corresponde solo al IVA</w:t>
      </w:r>
      <w:r w:rsidR="008209BE">
        <w:t xml:space="preserve"> retenido</w:t>
      </w:r>
      <w:r w:rsidR="002159D1" w:rsidRPr="00736C9B">
        <w:t>.</w:t>
      </w:r>
      <w:r w:rsidR="002159D1">
        <w:t xml:space="preserve"> </w:t>
      </w:r>
      <w:r w:rsidR="00DA43E3">
        <w:t>Este</w:t>
      </w:r>
      <w:r w:rsidR="002159D1">
        <w:t xml:space="preserve"> campo deberá ser editable.</w:t>
      </w:r>
    </w:p>
    <w:p w14:paraId="3306EF4E" w14:textId="4B05FB20" w:rsidR="00A9132A" w:rsidRPr="00736C9B" w:rsidRDefault="00A9132A" w:rsidP="00832CFD">
      <w:pPr>
        <w:pStyle w:val="Prrafodelista"/>
        <w:numPr>
          <w:ilvl w:val="0"/>
          <w:numId w:val="46"/>
        </w:numPr>
        <w:jc w:val="both"/>
      </w:pPr>
      <w:r w:rsidRPr="00736C9B">
        <w:t>Monto real ISR retenido:</w:t>
      </w:r>
      <w:r w:rsidR="002159D1">
        <w:t xml:space="preserve"> </w:t>
      </w:r>
      <w:r w:rsidR="002159D1" w:rsidRPr="00736C9B">
        <w:t>deberá demostrar el monto que según el grupo de impuestos corresponde solo al I</w:t>
      </w:r>
      <w:ins w:id="12" w:author="Guillermo Alfonso Kageyama Rangel" w:date="2025-12-18T10:25:00Z" w16du:dateUtc="2025-12-18T16:25:00Z">
        <w:r w:rsidR="008209BE">
          <w:t>SR</w:t>
        </w:r>
      </w:ins>
      <w:r w:rsidR="002159D1" w:rsidRPr="00736C9B">
        <w:t>.</w:t>
      </w:r>
      <w:r w:rsidR="002159D1">
        <w:t xml:space="preserve"> </w:t>
      </w:r>
      <w:r w:rsidR="00DA43E3">
        <w:t>Este</w:t>
      </w:r>
      <w:r w:rsidR="002159D1">
        <w:t xml:space="preserve"> campo deberá ser editable.</w:t>
      </w:r>
    </w:p>
    <w:p w14:paraId="1CDBE88D" w14:textId="77777777" w:rsidR="00280E44" w:rsidRPr="00736C9B" w:rsidRDefault="00280E44" w:rsidP="00832CFD">
      <w:pPr>
        <w:pStyle w:val="Prrafodelista"/>
        <w:ind w:left="1440"/>
        <w:jc w:val="both"/>
      </w:pPr>
    </w:p>
    <w:p w14:paraId="7A7D96DB" w14:textId="6F5604F6" w:rsidR="00F60B7C" w:rsidRPr="00736C9B" w:rsidRDefault="00873410" w:rsidP="00832CFD">
      <w:pPr>
        <w:jc w:val="both"/>
      </w:pPr>
      <w:r w:rsidRPr="00736C9B">
        <w:t xml:space="preserve">Los valores podrán </w:t>
      </w:r>
      <w:r w:rsidR="000F22AC" w:rsidRPr="00736C9B">
        <w:t xml:space="preserve">tomarse de la distribución de la línea </w:t>
      </w:r>
    </w:p>
    <w:p w14:paraId="48F2F226" w14:textId="05676457" w:rsidR="000F22AC" w:rsidRPr="00736C9B" w:rsidRDefault="00736C9B" w:rsidP="00832CFD">
      <w:pPr>
        <w:jc w:val="both"/>
      </w:pPr>
      <w:r w:rsidRPr="00736C9B">
        <w:t>Ejemplo: Monto real de ISR retenido</w:t>
      </w:r>
    </w:p>
    <w:p w14:paraId="38EF0716" w14:textId="61E19917" w:rsidR="00346204" w:rsidRDefault="00736C9B" w:rsidP="00832CFD">
      <w:pPr>
        <w:jc w:val="both"/>
        <w:rPr>
          <w:b/>
          <w:bCs/>
          <w:color w:val="365F91" w:themeColor="accent1" w:themeShade="BF"/>
        </w:rPr>
      </w:pPr>
      <w:r w:rsidRPr="00736C9B">
        <w:rPr>
          <w:b/>
          <w:bCs/>
          <w:noProof/>
          <w:color w:val="365F91" w:themeColor="accent1" w:themeShade="BF"/>
        </w:rPr>
        <w:drawing>
          <wp:inline distT="0" distB="0" distL="0" distR="0" wp14:anchorId="26BAFC78" wp14:editId="288AFAC5">
            <wp:extent cx="6570980" cy="1957705"/>
            <wp:effectExtent l="0" t="0" r="1270" b="4445"/>
            <wp:docPr id="116924682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4682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72BB" w14:textId="77777777" w:rsidR="00AE30F3" w:rsidRDefault="00AE30F3" w:rsidP="00832CFD">
      <w:pPr>
        <w:jc w:val="both"/>
      </w:pPr>
    </w:p>
    <w:p w14:paraId="29CA44E6" w14:textId="0EEBC398" w:rsidR="00AD50A3" w:rsidRDefault="00AD50A3" w:rsidP="009C609E">
      <w:pPr>
        <w:pStyle w:val="NumHeading2"/>
        <w:numPr>
          <w:ilvl w:val="0"/>
          <w:numId w:val="0"/>
        </w:numPr>
        <w:jc w:val="both"/>
      </w:pPr>
    </w:p>
    <w:p w14:paraId="4A074893" w14:textId="77777777" w:rsidR="00DB0CDE" w:rsidRPr="00DB0CDE" w:rsidRDefault="00DB0CDE" w:rsidP="00DB0CDE"/>
    <w:p w14:paraId="217CF234" w14:textId="77777777" w:rsidR="00832CFD" w:rsidRDefault="00832CFD" w:rsidP="00832CFD">
      <w:pPr>
        <w:jc w:val="both"/>
      </w:pPr>
    </w:p>
    <w:p w14:paraId="4DAAE282" w14:textId="1CC1F6E7" w:rsidR="007745E3" w:rsidRDefault="007C154D" w:rsidP="007C154D">
      <w:pPr>
        <w:pStyle w:val="NumHeading2"/>
        <w:numPr>
          <w:ilvl w:val="0"/>
          <w:numId w:val="0"/>
        </w:numPr>
        <w:ind w:left="1361"/>
        <w:jc w:val="both"/>
      </w:pPr>
      <w:bookmarkStart w:id="13" w:name="_Toc216432706"/>
      <w:r>
        <w:t xml:space="preserve">3.4   </w:t>
      </w:r>
      <w:r w:rsidR="00704CED" w:rsidRPr="00704CED">
        <w:t>Mod</w:t>
      </w:r>
      <w:r w:rsidR="00704CED">
        <w:t xml:space="preserve">ificar fecha </w:t>
      </w:r>
      <w:r w:rsidR="00CB54AD">
        <w:t>de transacción</w:t>
      </w:r>
      <w:bookmarkEnd w:id="13"/>
      <w:r w:rsidR="00CB54AD">
        <w:t xml:space="preserve"> </w:t>
      </w:r>
    </w:p>
    <w:p w14:paraId="735E3D34" w14:textId="52FD3269" w:rsidR="00CB54AD" w:rsidRPr="00CB54AD" w:rsidRDefault="00CB54AD" w:rsidP="00832CFD">
      <w:pPr>
        <w:jc w:val="both"/>
      </w:pPr>
      <w:r w:rsidRPr="00CB54AD">
        <w:t xml:space="preserve">Se requiere </w:t>
      </w:r>
      <w:r>
        <w:t>poder modificar la fecha de transacción cuand</w:t>
      </w:r>
      <w:r w:rsidR="003D2A3F">
        <w:t xml:space="preserve">o el reporte de cargos </w:t>
      </w:r>
      <w:r w:rsidR="00615518">
        <w:t xml:space="preserve">ya </w:t>
      </w:r>
      <w:r w:rsidR="0095153A">
        <w:t>esté</w:t>
      </w:r>
      <w:r w:rsidR="00615518">
        <w:t xml:space="preserve"> aprobado.</w:t>
      </w:r>
    </w:p>
    <w:p w14:paraId="1476F262" w14:textId="421E393E" w:rsidR="00140B2C" w:rsidRDefault="00D60796" w:rsidP="00832CFD">
      <w:pPr>
        <w:jc w:val="both"/>
      </w:pPr>
      <w:r>
        <w:t>Se requiere crear un permiso para esta acción</w:t>
      </w:r>
      <w:r w:rsidR="00284BD0">
        <w:t>,</w:t>
      </w:r>
      <w:r>
        <w:t xml:space="preserve"> para poder asignarse solo a ciertos usuarios </w:t>
      </w:r>
    </w:p>
    <w:p w14:paraId="65ADF3A7" w14:textId="4F418D53" w:rsidR="00924FFC" w:rsidRDefault="00571B9A" w:rsidP="00832CFD">
      <w:pPr>
        <w:jc w:val="both"/>
      </w:pPr>
      <w:r w:rsidRPr="00571B9A">
        <w:rPr>
          <w:noProof/>
        </w:rPr>
        <w:lastRenderedPageBreak/>
        <w:drawing>
          <wp:inline distT="0" distB="0" distL="0" distR="0" wp14:anchorId="20D77FD9" wp14:editId="09863060">
            <wp:extent cx="5018129" cy="2984788"/>
            <wp:effectExtent l="0" t="0" r="0" b="6350"/>
            <wp:docPr id="60908683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8683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32177" cy="299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EB2E" w14:textId="77777777" w:rsidR="00CE4B1D" w:rsidRDefault="00CE4B1D" w:rsidP="00832CFD">
      <w:pPr>
        <w:jc w:val="both"/>
      </w:pPr>
    </w:p>
    <w:p w14:paraId="12EAA6AD" w14:textId="77777777" w:rsidR="00F94DCD" w:rsidRDefault="00F94DCD" w:rsidP="00832CFD">
      <w:pPr>
        <w:jc w:val="both"/>
      </w:pPr>
    </w:p>
    <w:p w14:paraId="28210FFE" w14:textId="01C71BF8" w:rsidR="00F94DCD" w:rsidRPr="00910D4D" w:rsidRDefault="00F94DCD" w:rsidP="00832CFD">
      <w:pPr>
        <w:jc w:val="both"/>
        <w:rPr>
          <w:b/>
          <w:bCs/>
          <w:color w:val="4F81BD" w:themeColor="accent1"/>
        </w:rPr>
      </w:pPr>
      <w:r w:rsidRPr="00910D4D">
        <w:rPr>
          <w:b/>
          <w:bCs/>
          <w:color w:val="4F81BD" w:themeColor="accent1"/>
        </w:rPr>
        <w:t>CONTROL DE CAMBIOS JULIO 2026</w:t>
      </w:r>
    </w:p>
    <w:p w14:paraId="6BB035F4" w14:textId="77777777" w:rsidR="00F94DCD" w:rsidRDefault="00F94DCD" w:rsidP="00832CFD">
      <w:pPr>
        <w:jc w:val="both"/>
      </w:pPr>
    </w:p>
    <w:p w14:paraId="04C19766" w14:textId="6315D99D" w:rsidR="00F94DCD" w:rsidRPr="00D932A8" w:rsidRDefault="00910D4D" w:rsidP="00832CFD">
      <w:pPr>
        <w:jc w:val="both"/>
        <w:rPr>
          <w:b/>
          <w:bCs/>
        </w:rPr>
      </w:pPr>
      <w:r w:rsidRPr="00D932A8">
        <w:rPr>
          <w:b/>
          <w:bCs/>
        </w:rPr>
        <w:t xml:space="preserve">Parámetros centavos </w:t>
      </w:r>
    </w:p>
    <w:p w14:paraId="4CCB300B" w14:textId="24238617" w:rsidR="00D26405" w:rsidRDefault="00D26405" w:rsidP="00832CFD">
      <w:pPr>
        <w:jc w:val="both"/>
      </w:pPr>
      <w:r>
        <w:t xml:space="preserve">Se requiere construir un </w:t>
      </w:r>
      <w:r w:rsidR="00D932A8">
        <w:t xml:space="preserve">parámetro </w:t>
      </w:r>
      <w:r w:rsidR="00DF0485">
        <w:t>d</w:t>
      </w:r>
      <w:r w:rsidR="00FD5475">
        <w:t>entro del módulo de Administración de cargos</w:t>
      </w:r>
      <w:r w:rsidR="001A7DE2">
        <w:t xml:space="preserve"> con la etiqueta de </w:t>
      </w:r>
      <w:r w:rsidR="00E63DC7">
        <w:t>“Umbral de Validación de redondeo”</w:t>
      </w:r>
      <w:r w:rsidR="00BA51A7">
        <w:t>.</w:t>
      </w:r>
    </w:p>
    <w:p w14:paraId="6D37378F" w14:textId="1D9569DA" w:rsidR="00BA51A7" w:rsidRDefault="00BA51A7" w:rsidP="00832CFD">
      <w:pPr>
        <w:jc w:val="both"/>
      </w:pPr>
      <w:r>
        <w:t>Sera de tipo número a 2 decimales.</w:t>
      </w:r>
    </w:p>
    <w:p w14:paraId="45C327C1" w14:textId="60C5D1BF" w:rsidR="00BA51A7" w:rsidRDefault="00463334" w:rsidP="00832CFD">
      <w:pPr>
        <w:jc w:val="both"/>
      </w:pPr>
      <w:r>
        <w:t xml:space="preserve">Este parámetro </w:t>
      </w:r>
      <w:r w:rsidR="00412A00">
        <w:t>marcará</w:t>
      </w:r>
      <w:r>
        <w:t xml:space="preserve"> la diferencia en </w:t>
      </w:r>
      <w:r w:rsidR="00DB6D26">
        <w:t xml:space="preserve">decimales que se permitirá en </w:t>
      </w:r>
      <w:r w:rsidR="00004ADF">
        <w:t>la validación al adjuntar los XML.</w:t>
      </w:r>
    </w:p>
    <w:p w14:paraId="251FD1E0" w14:textId="019AB816" w:rsidR="00DF0485" w:rsidRDefault="00DF0485" w:rsidP="00832CFD">
      <w:pPr>
        <w:jc w:val="both"/>
      </w:pPr>
      <w:r w:rsidRPr="00DF0485">
        <w:rPr>
          <w:noProof/>
        </w:rPr>
        <w:drawing>
          <wp:inline distT="0" distB="0" distL="0" distR="0" wp14:anchorId="2794CC15" wp14:editId="797F5C60">
            <wp:extent cx="6570980" cy="2273935"/>
            <wp:effectExtent l="0" t="0" r="1270" b="0"/>
            <wp:docPr id="1273618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189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2BA0" w14:textId="77777777" w:rsidR="00910D4D" w:rsidRDefault="00910D4D" w:rsidP="00832CFD">
      <w:pPr>
        <w:jc w:val="both"/>
      </w:pPr>
    </w:p>
    <w:p w14:paraId="0E64D395" w14:textId="4061E1DA" w:rsidR="00910D4D" w:rsidRDefault="00271EBA" w:rsidP="00832CFD">
      <w:pPr>
        <w:jc w:val="both"/>
      </w:pPr>
      <w:r>
        <w:rPr>
          <w:noProof/>
        </w:rPr>
        <w:lastRenderedPageBreak/>
        <w:drawing>
          <wp:inline distT="0" distB="0" distL="0" distR="0" wp14:anchorId="3EBDBF83" wp14:editId="16A5CB4C">
            <wp:extent cx="4519914" cy="2378116"/>
            <wp:effectExtent l="0" t="0" r="0" b="3175"/>
            <wp:docPr id="466612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 r:link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841" cy="2384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030BB" w14:textId="242AC234" w:rsidR="00271EBA" w:rsidRPr="00977D18" w:rsidRDefault="00910D4D" w:rsidP="00832CFD">
      <w:pPr>
        <w:jc w:val="both"/>
        <w:rPr>
          <w:b/>
          <w:bCs/>
        </w:rPr>
      </w:pPr>
      <w:r w:rsidRPr="00977D18">
        <w:rPr>
          <w:b/>
          <w:bCs/>
        </w:rPr>
        <w:t xml:space="preserve">Fecha de registro </w:t>
      </w:r>
    </w:p>
    <w:p w14:paraId="17D65D18" w14:textId="5EC51E66" w:rsidR="00271EBA" w:rsidRDefault="00977D18" w:rsidP="00832CFD">
      <w:pPr>
        <w:jc w:val="both"/>
      </w:pPr>
      <w:r>
        <w:t xml:space="preserve">Actualmente el botón de fecha de </w:t>
      </w:r>
      <w:r w:rsidR="006C3167">
        <w:t xml:space="preserve">la transacción </w:t>
      </w:r>
      <w:r w:rsidR="00201610">
        <w:t xml:space="preserve">hace el cambio de la fecha por línea de </w:t>
      </w:r>
      <w:r w:rsidR="00CC1B7E">
        <w:t xml:space="preserve">reporte de cargos , se requiere </w:t>
      </w:r>
      <w:r w:rsidR="00031054">
        <w:t xml:space="preserve">que se cambie a nivel </w:t>
      </w:r>
      <w:r w:rsidR="0076123D">
        <w:t>encabezado,</w:t>
      </w:r>
      <w:r w:rsidR="00031054">
        <w:t xml:space="preserve"> el botón deberá permitir cambiar la fecha de todas las líneas de los reportes.</w:t>
      </w:r>
    </w:p>
    <w:p w14:paraId="30649570" w14:textId="4C9FEC57" w:rsidR="0043731A" w:rsidRDefault="00977D18" w:rsidP="00832CFD">
      <w:pPr>
        <w:jc w:val="both"/>
      </w:pPr>
      <w:r w:rsidRPr="00977D18">
        <w:rPr>
          <w:noProof/>
        </w:rPr>
        <w:drawing>
          <wp:inline distT="0" distB="0" distL="0" distR="0" wp14:anchorId="2E3A9555" wp14:editId="5A4AE10B">
            <wp:extent cx="6570980" cy="3363595"/>
            <wp:effectExtent l="0" t="0" r="1270" b="8255"/>
            <wp:docPr id="1043437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376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15E1" w14:textId="77777777" w:rsidR="00190C99" w:rsidRDefault="00190C99" w:rsidP="00832CFD">
      <w:pPr>
        <w:jc w:val="both"/>
      </w:pPr>
    </w:p>
    <w:p w14:paraId="7D22ECC6" w14:textId="3720093B" w:rsidR="00190C99" w:rsidRDefault="00190C99" w:rsidP="00832CFD">
      <w:pPr>
        <w:jc w:val="both"/>
        <w:rPr>
          <w:b/>
          <w:bCs/>
          <w:color w:val="4F81BD" w:themeColor="accent1"/>
        </w:rPr>
      </w:pPr>
      <w:r w:rsidRPr="00D00773">
        <w:rPr>
          <w:b/>
          <w:bCs/>
          <w:color w:val="4F81BD" w:themeColor="accent1"/>
        </w:rPr>
        <w:t xml:space="preserve">CONTROL DE CAMBIOS </w:t>
      </w:r>
      <w:r w:rsidR="00CC0533" w:rsidRPr="00D00773">
        <w:rPr>
          <w:b/>
          <w:bCs/>
          <w:color w:val="4F81BD" w:themeColor="accent1"/>
        </w:rPr>
        <w:t>OCTUBRE 2026</w:t>
      </w:r>
    </w:p>
    <w:p w14:paraId="4EABFCE1" w14:textId="31B32A7E" w:rsidR="002E3AAD" w:rsidRPr="00D00773" w:rsidRDefault="002E3AAD" w:rsidP="00832CFD">
      <w:pPr>
        <w:jc w:val="both"/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Nueva validación en montos</w:t>
      </w:r>
    </w:p>
    <w:p w14:paraId="06A4C113" w14:textId="31DE79F3" w:rsidR="00CC0533" w:rsidRDefault="00F017E5" w:rsidP="00832CFD">
      <w:pPr>
        <w:jc w:val="both"/>
      </w:pPr>
      <w:r>
        <w:t xml:space="preserve">Actualmente </w:t>
      </w:r>
      <w:r w:rsidR="002E6587">
        <w:t xml:space="preserve">el sistema </w:t>
      </w:r>
      <w:r w:rsidR="00D55D33">
        <w:t>permite</w:t>
      </w:r>
      <w:r w:rsidR="002E6587">
        <w:t xml:space="preserve"> cambiar el importe del </w:t>
      </w:r>
      <w:r w:rsidR="00D55D33">
        <w:t>reporte de cargos una ve</w:t>
      </w:r>
      <w:r w:rsidR="00055011">
        <w:t xml:space="preserve">z </w:t>
      </w:r>
      <w:r w:rsidR="00D55D33">
        <w:t xml:space="preserve">adjunto el </w:t>
      </w:r>
      <w:r w:rsidR="00271B3C">
        <w:t>XML y validado los importes.</w:t>
      </w:r>
    </w:p>
    <w:p w14:paraId="6055AC64" w14:textId="77777777" w:rsidR="003307A7" w:rsidRDefault="003307A7" w:rsidP="00832CFD">
      <w:pPr>
        <w:jc w:val="both"/>
      </w:pPr>
    </w:p>
    <w:p w14:paraId="4D50CC00" w14:textId="5B484989" w:rsidR="003307A7" w:rsidRDefault="003307A7" w:rsidP="00832CFD">
      <w:pPr>
        <w:jc w:val="both"/>
      </w:pPr>
      <w:r w:rsidRPr="003307A7">
        <w:rPr>
          <w:noProof/>
        </w:rPr>
        <w:lastRenderedPageBreak/>
        <w:drawing>
          <wp:inline distT="0" distB="0" distL="0" distR="0" wp14:anchorId="7F39E1BC" wp14:editId="69F5AB72">
            <wp:extent cx="4114800" cy="2119432"/>
            <wp:effectExtent l="0" t="0" r="0" b="0"/>
            <wp:docPr id="212662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272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35595" cy="213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4DE4" w14:textId="3F8E7466" w:rsidR="00271B3C" w:rsidRDefault="00271B3C" w:rsidP="00832CFD">
      <w:pPr>
        <w:jc w:val="both"/>
      </w:pPr>
      <w:r>
        <w:t xml:space="preserve">Se requiere </w:t>
      </w:r>
      <w:r w:rsidR="003307A7">
        <w:t xml:space="preserve">tener una </w:t>
      </w:r>
      <w:r w:rsidR="00D05FA9">
        <w:t xml:space="preserve">nueva </w:t>
      </w:r>
      <w:r w:rsidR="003307A7">
        <w:t xml:space="preserve">validación </w:t>
      </w:r>
      <w:r w:rsidR="00D05FA9">
        <w:t xml:space="preserve">del monto contra el XML </w:t>
      </w:r>
      <w:r w:rsidR="00831568">
        <w:t>cuando se mande a flujo de aprobación</w:t>
      </w:r>
      <w:r w:rsidR="002E3AAD">
        <w:t>, esta validación tendrá que ser en cada una de las líneas.</w:t>
      </w:r>
    </w:p>
    <w:p w14:paraId="3E3BA485" w14:textId="77777777" w:rsidR="002E3AAD" w:rsidRDefault="002E3AAD" w:rsidP="00832CFD">
      <w:pPr>
        <w:jc w:val="both"/>
      </w:pPr>
    </w:p>
    <w:p w14:paraId="1664E741" w14:textId="110F55D1" w:rsidR="002E3AAD" w:rsidRPr="00EA5EA4" w:rsidRDefault="00DF42BB" w:rsidP="00832CFD">
      <w:pPr>
        <w:jc w:val="both"/>
        <w:rPr>
          <w:b/>
          <w:bCs/>
          <w:color w:val="4F81BD" w:themeColor="accent1"/>
        </w:rPr>
      </w:pPr>
      <w:r w:rsidRPr="00EA5EA4">
        <w:rPr>
          <w:b/>
          <w:bCs/>
          <w:color w:val="4F81BD" w:themeColor="accent1"/>
        </w:rPr>
        <w:t>Cambio de etiqueta</w:t>
      </w:r>
    </w:p>
    <w:p w14:paraId="49C9B58B" w14:textId="1CBF5133" w:rsidR="00862202" w:rsidRDefault="006B30C9" w:rsidP="00832CFD">
      <w:pPr>
        <w:jc w:val="both"/>
      </w:pPr>
      <w:r>
        <w:t xml:space="preserve">Se requiere cambiar la etiqueta de botón </w:t>
      </w:r>
      <w:r w:rsidR="00D71263">
        <w:t xml:space="preserve">Proveedor extranjero </w:t>
      </w:r>
      <w:r w:rsidR="00EA5EA4">
        <w:t>por Proveedor</w:t>
      </w:r>
      <w:r w:rsidR="00EA5EA4" w:rsidRPr="00EA5EA4">
        <w:rPr>
          <w:b/>
          <w:bCs/>
        </w:rPr>
        <w:t xml:space="preserve"> extranjero/no deducible</w:t>
      </w:r>
    </w:p>
    <w:p w14:paraId="59BFD835" w14:textId="2C86B340" w:rsidR="00862202" w:rsidRDefault="000C61A1" w:rsidP="00832CFD">
      <w:pPr>
        <w:jc w:val="both"/>
      </w:pPr>
      <w:r w:rsidRPr="000C61A1">
        <w:rPr>
          <w:noProof/>
        </w:rPr>
        <w:drawing>
          <wp:inline distT="0" distB="0" distL="0" distR="0" wp14:anchorId="46977BD6" wp14:editId="42B22712">
            <wp:extent cx="4787900" cy="2467980"/>
            <wp:effectExtent l="0" t="0" r="0" b="8890"/>
            <wp:docPr id="771138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3892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99387" cy="247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116B" w14:textId="77777777" w:rsidR="00DF42BB" w:rsidRDefault="00DF42BB" w:rsidP="00832CFD">
      <w:pPr>
        <w:jc w:val="both"/>
      </w:pPr>
    </w:p>
    <w:p w14:paraId="07808FF7" w14:textId="77777777" w:rsidR="00DF42BB" w:rsidRDefault="00DF42BB" w:rsidP="00832CFD">
      <w:pPr>
        <w:jc w:val="both"/>
      </w:pPr>
    </w:p>
    <w:p w14:paraId="6A2F4434" w14:textId="77777777" w:rsidR="00190C99" w:rsidRDefault="00190C99" w:rsidP="00832CFD">
      <w:pPr>
        <w:jc w:val="both"/>
      </w:pPr>
    </w:p>
    <w:p w14:paraId="0C12972C" w14:textId="77777777" w:rsidR="00FF03FC" w:rsidRPr="00513ACA" w:rsidRDefault="00FF03FC" w:rsidP="00832CFD">
      <w:pPr>
        <w:jc w:val="both"/>
      </w:pPr>
    </w:p>
    <w:p w14:paraId="5598B605" w14:textId="4AEAB898" w:rsidR="00570BAB" w:rsidRPr="00513ACA" w:rsidRDefault="00570BAB" w:rsidP="00832CFD">
      <w:pPr>
        <w:pStyle w:val="NumHeading3"/>
        <w:numPr>
          <w:ilvl w:val="0"/>
          <w:numId w:val="0"/>
        </w:numPr>
        <w:jc w:val="both"/>
      </w:pPr>
      <w:bookmarkStart w:id="14" w:name="_Toc216432707"/>
      <w:r w:rsidRPr="00513ACA">
        <w:t>Script de Pruebas</w:t>
      </w:r>
      <w:bookmarkEnd w:id="14"/>
    </w:p>
    <w:p w14:paraId="76BE2C21" w14:textId="0C2DED78" w:rsidR="005336E0" w:rsidRPr="00513ACA" w:rsidRDefault="00CD3C50" w:rsidP="00832CFD">
      <w:pPr>
        <w:jc w:val="both"/>
      </w:pPr>
      <w:r w:rsidRPr="00513ACA">
        <w:t>Se adjunta script</w:t>
      </w:r>
    </w:p>
    <w:p w14:paraId="3D8ACE88" w14:textId="3B87D984" w:rsidR="00A27635" w:rsidRPr="00513ACA" w:rsidRDefault="00A27635" w:rsidP="00832CFD">
      <w:pPr>
        <w:pStyle w:val="Prrafodelista"/>
        <w:ind w:left="947"/>
        <w:jc w:val="both"/>
      </w:pPr>
    </w:p>
    <w:p w14:paraId="1B6919B8" w14:textId="77777777" w:rsidR="005336E0" w:rsidRPr="00513ACA" w:rsidRDefault="005336E0" w:rsidP="00832CFD">
      <w:pPr>
        <w:jc w:val="both"/>
      </w:pPr>
    </w:p>
    <w:p w14:paraId="2A59F483" w14:textId="2927F962" w:rsidR="00317BF4" w:rsidRPr="00513ACA" w:rsidRDefault="00317BF4" w:rsidP="00832CFD">
      <w:pPr>
        <w:jc w:val="both"/>
      </w:pPr>
    </w:p>
    <w:p w14:paraId="7D96F705" w14:textId="40F4B916" w:rsidR="00B34316" w:rsidRPr="00513ACA" w:rsidRDefault="00B34316" w:rsidP="00832CFD">
      <w:pPr>
        <w:jc w:val="both"/>
      </w:pPr>
    </w:p>
    <w:p w14:paraId="076D53DE" w14:textId="2D3A10EA" w:rsidR="00B34316" w:rsidRPr="00513ACA" w:rsidRDefault="00B34316" w:rsidP="00832CFD">
      <w:pPr>
        <w:jc w:val="both"/>
      </w:pPr>
    </w:p>
    <w:p w14:paraId="2CD6772A" w14:textId="77777777" w:rsidR="00DD561F" w:rsidRDefault="00DD561F" w:rsidP="00832CFD">
      <w:pPr>
        <w:jc w:val="both"/>
      </w:pPr>
    </w:p>
    <w:p w14:paraId="25BD30A3" w14:textId="74FB7F30" w:rsidR="00B34316" w:rsidRDefault="00B34316" w:rsidP="00751D53">
      <w:pPr>
        <w:rPr>
          <w:lang w:val="es-ES"/>
        </w:rPr>
      </w:pPr>
    </w:p>
    <w:sectPr w:rsidR="00B34316" w:rsidSect="007B6C8A">
      <w:footerReference w:type="default" r:id="rId52"/>
      <w:pgSz w:w="11907" w:h="16839" w:code="9"/>
      <w:pgMar w:top="431" w:right="850" w:bottom="720" w:left="709" w:header="709" w:footer="56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" w:author="Guillermo Alfonso Kageyama Rangel" w:date="2025-12-18T10:24:00Z" w:initials="GK">
    <w:p w14:paraId="7414C5E2" w14:textId="77777777" w:rsidR="008209BE" w:rsidRDefault="008209BE" w:rsidP="008209BE">
      <w:pPr>
        <w:pStyle w:val="Textocomentario"/>
      </w:pPr>
      <w:r>
        <w:rPr>
          <w:rStyle w:val="Refdecomentario"/>
        </w:rPr>
        <w:annotationRef/>
      </w:r>
      <w:r>
        <w:t>Sería no permitir que se cargue el XML, pero si el PDF o imagen del soporte del gasto con el proveedor extranjero.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14C5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12AFC30" w16cex:dateUtc="2025-12-18T16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14C5E2" w16cid:durableId="512AFC3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DCA44" w14:textId="77777777" w:rsidR="00833D05" w:rsidRPr="00513ACA" w:rsidRDefault="00833D05">
      <w:r w:rsidRPr="00513ACA">
        <w:separator/>
      </w:r>
    </w:p>
  </w:endnote>
  <w:endnote w:type="continuationSeparator" w:id="0">
    <w:p w14:paraId="1BE2D4ED" w14:textId="77777777" w:rsidR="00833D05" w:rsidRPr="00513ACA" w:rsidRDefault="00833D05">
      <w:r w:rsidRPr="00513AC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E8CB2" w14:textId="77777777" w:rsidR="00BE754B" w:rsidRDefault="00BE754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D6B7A" w14:textId="77777777" w:rsidR="00BE754B" w:rsidRDefault="00BE754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7BA9C" w14:textId="77777777" w:rsidR="00CA32B0" w:rsidRPr="00513ACA" w:rsidRDefault="00CA32B0">
    <w:pPr>
      <w:pStyle w:val="Piedepgina"/>
      <w:ind w:right="-567"/>
      <w:jc w:val="right"/>
    </w:pPr>
  </w:p>
  <w:p w14:paraId="2AAEC266" w14:textId="77777777" w:rsidR="00CA32B0" w:rsidRPr="00513ACA" w:rsidRDefault="00CA32B0">
    <w:pPr>
      <w:pStyle w:val="Piedepgina"/>
      <w:ind w:right="-567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995BD" w14:textId="5CB86A75" w:rsidR="00CA32B0" w:rsidRPr="00513ACA" w:rsidRDefault="00CA32B0" w:rsidP="002B70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FBEFB" w14:textId="77777777" w:rsidR="00833D05" w:rsidRPr="00513ACA" w:rsidRDefault="00833D05">
      <w:r w:rsidRPr="00513ACA">
        <w:separator/>
      </w:r>
    </w:p>
  </w:footnote>
  <w:footnote w:type="continuationSeparator" w:id="0">
    <w:p w14:paraId="7B3FEE19" w14:textId="77777777" w:rsidR="00833D05" w:rsidRPr="00513ACA" w:rsidRDefault="00833D05">
      <w:r w:rsidRPr="00513AC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9895" w14:textId="77777777" w:rsidR="00BE754B" w:rsidRDefault="00BE754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F815F" w14:textId="1AEBF305" w:rsidR="00CA32B0" w:rsidRPr="00513ACA" w:rsidRDefault="00CA32B0">
    <w:pPr>
      <w:pStyle w:val="Encabezado"/>
      <w:pBdr>
        <w:bottom w:val="none" w:sz="0" w:space="0" w:color="auto"/>
      </w:pBdr>
      <w:spacing w:line="240" w:lineRule="auto"/>
      <w:rPr>
        <w:rFonts w:ascii="Calibri" w:hAnsi="Calibri"/>
        <w:sz w:val="24"/>
      </w:rPr>
    </w:pPr>
    <w:r w:rsidRPr="00513ACA">
      <w:rPr>
        <w:rFonts w:ascii="Calibri" w:hAnsi="Calibri"/>
        <w:sz w:val="24"/>
      </w:rPr>
      <w:fldChar w:fldCharType="begin"/>
    </w:r>
    <w:r w:rsidRPr="00513ACA">
      <w:rPr>
        <w:rFonts w:ascii="Calibri" w:hAnsi="Calibri"/>
        <w:sz w:val="24"/>
      </w:rPr>
      <w:instrText xml:space="preserve"> IF </w:instrText>
    </w:r>
    <w:r w:rsidRPr="00513ACA">
      <w:rPr>
        <w:rFonts w:ascii="Calibri" w:hAnsi="Calibri"/>
        <w:b/>
        <w:bCs/>
        <w:sz w:val="24"/>
      </w:rPr>
      <w:fldChar w:fldCharType="begin"/>
    </w:r>
    <w:r w:rsidRPr="00513ACA">
      <w:rPr>
        <w:rFonts w:ascii="Calibri" w:hAnsi="Calibri"/>
        <w:b/>
        <w:bCs/>
        <w:sz w:val="24"/>
      </w:rPr>
      <w:instrText xml:space="preserve"> DOCPROPERTY  Confidential  \* MERGEFORMAT </w:instrText>
    </w:r>
    <w:r w:rsidRPr="00513ACA">
      <w:rPr>
        <w:rFonts w:ascii="Calibri" w:hAnsi="Calibri"/>
        <w:b/>
        <w:bCs/>
        <w:sz w:val="24"/>
      </w:rPr>
      <w:fldChar w:fldCharType="separate"/>
    </w:r>
    <w:r w:rsidRPr="00513ACA">
      <w:rPr>
        <w:rFonts w:ascii="Calibri" w:hAnsi="Calibri"/>
        <w:b/>
        <w:bCs/>
        <w:sz w:val="24"/>
      </w:rPr>
      <w:instrText>2</w:instrText>
    </w:r>
    <w:r w:rsidRPr="00513ACA">
      <w:rPr>
        <w:rFonts w:ascii="Calibri" w:hAnsi="Calibri"/>
        <w:b/>
        <w:bCs/>
        <w:sz w:val="24"/>
      </w:rPr>
      <w:fldChar w:fldCharType="end"/>
    </w:r>
    <w:r w:rsidRPr="00513ACA">
      <w:rPr>
        <w:rFonts w:ascii="Calibri" w:hAnsi="Calibri"/>
        <w:sz w:val="24"/>
      </w:rPr>
      <w:instrText xml:space="preserve"> = 0 "Prepared for " "" \* MERGEFORMAT </w:instrText>
    </w:r>
    <w:r w:rsidRPr="00513ACA">
      <w:rPr>
        <w:rFonts w:ascii="Calibri" w:hAnsi="Calibri"/>
        <w:sz w:val="24"/>
      </w:rPr>
      <w:fldChar w:fldCharType="separate"/>
    </w:r>
    <w:r w:rsidRPr="00513ACA">
      <w:rPr>
        <w:rFonts w:ascii="Calibri" w:hAnsi="Calibri"/>
        <w:sz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8FB18" w14:textId="0076D9D9" w:rsidR="00CA32B0" w:rsidRPr="00513ACA" w:rsidRDefault="00DB7AF1" w:rsidP="0007313E">
    <w:pPr>
      <w:pStyle w:val="Encabezado"/>
      <w:pBdr>
        <w:bottom w:val="none" w:sz="0" w:space="0" w:color="auto"/>
      </w:pBdr>
      <w:jc w:val="center"/>
    </w:pPr>
    <w:r w:rsidRPr="00513ACA">
      <w:rPr>
        <w:noProof/>
      </w:rPr>
      <w:drawing>
        <wp:anchor distT="0" distB="0" distL="114300" distR="114300" simplePos="0" relativeHeight="251659264" behindDoc="0" locked="0" layoutInCell="1" allowOverlap="1" wp14:anchorId="7D9986AF" wp14:editId="6A8FFCC0">
          <wp:simplePos x="0" y="0"/>
          <wp:positionH relativeFrom="page">
            <wp:align>left</wp:align>
          </wp:positionH>
          <wp:positionV relativeFrom="paragraph">
            <wp:posOffset>-265430</wp:posOffset>
          </wp:positionV>
          <wp:extent cx="7769225" cy="809625"/>
          <wp:effectExtent l="0" t="0" r="3175" b="9525"/>
          <wp:wrapThrough wrapText="bothSides">
            <wp:wrapPolygon edited="0">
              <wp:start x="0" y="0"/>
              <wp:lineTo x="0" y="21346"/>
              <wp:lineTo x="21556" y="21346"/>
              <wp:lineTo x="21556" y="0"/>
              <wp:lineTo x="0" y="0"/>
            </wp:wrapPolygon>
          </wp:wrapThrough>
          <wp:docPr id="48717548" name="Imagen 487175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92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37B"/>
    <w:multiLevelType w:val="hybridMultilevel"/>
    <w:tmpl w:val="0702226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D66DF"/>
    <w:multiLevelType w:val="hybridMultilevel"/>
    <w:tmpl w:val="0702226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771D3C"/>
    <w:multiLevelType w:val="hybridMultilevel"/>
    <w:tmpl w:val="6FFEC1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E43BE"/>
    <w:multiLevelType w:val="hybridMultilevel"/>
    <w:tmpl w:val="21C268C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FE79C3"/>
    <w:multiLevelType w:val="hybridMultilevel"/>
    <w:tmpl w:val="21C268C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3B649C"/>
    <w:multiLevelType w:val="hybridMultilevel"/>
    <w:tmpl w:val="FC54D2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56A3E"/>
    <w:multiLevelType w:val="hybridMultilevel"/>
    <w:tmpl w:val="1D14FF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A7F15"/>
    <w:multiLevelType w:val="hybridMultilevel"/>
    <w:tmpl w:val="4622D3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D0A9E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AC23A4C"/>
    <w:multiLevelType w:val="hybridMultilevel"/>
    <w:tmpl w:val="38BE4B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7862A0"/>
    <w:multiLevelType w:val="hybridMultilevel"/>
    <w:tmpl w:val="226864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7670B7"/>
    <w:multiLevelType w:val="multilevel"/>
    <w:tmpl w:val="C6DC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AC4B8A"/>
    <w:multiLevelType w:val="hybridMultilevel"/>
    <w:tmpl w:val="6C30E8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132094"/>
    <w:multiLevelType w:val="hybridMultilevel"/>
    <w:tmpl w:val="BA4441A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061010"/>
    <w:multiLevelType w:val="hybridMultilevel"/>
    <w:tmpl w:val="44DC2A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FA4619"/>
    <w:multiLevelType w:val="hybridMultilevel"/>
    <w:tmpl w:val="F46690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85029D"/>
    <w:multiLevelType w:val="hybridMultilevel"/>
    <w:tmpl w:val="FC3E9BB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955E2D"/>
    <w:multiLevelType w:val="hybridMultilevel"/>
    <w:tmpl w:val="764E2B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3938D9"/>
    <w:multiLevelType w:val="multilevel"/>
    <w:tmpl w:val="4942E6AC"/>
    <w:lvl w:ilvl="0">
      <w:start w:val="1"/>
      <w:numFmt w:val="decimal"/>
      <w:lvlRestart w:val="0"/>
      <w:pStyle w:val="NumHeading1"/>
      <w:lvlText w:val="%1"/>
      <w:lvlJc w:val="left"/>
      <w:pPr>
        <w:tabs>
          <w:tab w:val="num" w:pos="1219"/>
        </w:tabs>
        <w:ind w:left="1219" w:hanging="794"/>
      </w:pPr>
      <w:rPr>
        <w:rFonts w:cs="Times New Roman" w:hint="default"/>
      </w:rPr>
    </w:lvl>
    <w:lvl w:ilvl="1">
      <w:start w:val="1"/>
      <w:numFmt w:val="decimal"/>
      <w:pStyle w:val="NumHeading2"/>
      <w:lvlText w:val="%1.%2"/>
      <w:lvlJc w:val="left"/>
      <w:pPr>
        <w:tabs>
          <w:tab w:val="num" w:pos="1077"/>
        </w:tabs>
        <w:ind w:left="1077" w:hanging="794"/>
      </w:pPr>
      <w:rPr>
        <w:rFonts w:cs="Times New Roman" w:hint="default"/>
      </w:rPr>
    </w:lvl>
    <w:lvl w:ilvl="2">
      <w:start w:val="1"/>
      <w:numFmt w:val="decimal"/>
      <w:pStyle w:val="NumHeading3"/>
      <w:lvlText w:val="%1.%2.%3"/>
      <w:lvlJc w:val="left"/>
      <w:pPr>
        <w:tabs>
          <w:tab w:val="num" w:pos="1021"/>
        </w:tabs>
        <w:ind w:left="1021" w:hanging="1021"/>
      </w:pPr>
      <w:rPr>
        <w:rFonts w:cs="Times New Roman" w:hint="default"/>
      </w:rPr>
    </w:lvl>
    <w:lvl w:ilvl="3">
      <w:start w:val="1"/>
      <w:numFmt w:val="decimal"/>
      <w:pStyle w:val="NumHeading4"/>
      <w:lvlText w:val="%1.%2.%3.%4"/>
      <w:lvlJc w:val="left"/>
      <w:pPr>
        <w:tabs>
          <w:tab w:val="num" w:pos="1247"/>
        </w:tabs>
        <w:ind w:left="1247" w:hanging="1247"/>
      </w:pPr>
      <w:rPr>
        <w:rFonts w:cs="Times New Roman" w:hint="default"/>
      </w:rPr>
    </w:lvl>
    <w:lvl w:ilvl="4">
      <w:start w:val="1"/>
      <w:numFmt w:val="decimal"/>
      <w:pStyle w:val="NumHeading5"/>
      <w:lvlText w:val="%1.%2.%3.%4.%5"/>
      <w:lvlJc w:val="left"/>
      <w:pPr>
        <w:tabs>
          <w:tab w:val="num" w:pos="1474"/>
        </w:tabs>
        <w:ind w:left="1474" w:hanging="1474"/>
      </w:pPr>
      <w:rPr>
        <w:rFonts w:cs="Times New Roman" w:hint="default"/>
      </w:rPr>
    </w:lvl>
    <w:lvl w:ilvl="5">
      <w:start w:val="1"/>
      <w:numFmt w:val="decimal"/>
      <w:lvlText w:val="%2.%3.%4.%5.%6."/>
      <w:lvlJc w:val="left"/>
      <w:pPr>
        <w:tabs>
          <w:tab w:val="num" w:pos="2835"/>
        </w:tabs>
        <w:ind w:left="2835" w:hanging="26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27"/>
        </w:tabs>
        <w:ind w:left="3467" w:hanging="1080"/>
      </w:pPr>
      <w:rPr>
        <w:rFonts w:cs="Times New Roman" w:hint="default"/>
      </w:rPr>
    </w:lvl>
    <w:lvl w:ilvl="7">
      <w:start w:val="1"/>
      <w:numFmt w:val="upperLetter"/>
      <w:lvlRestart w:val="0"/>
      <w:pStyle w:val="HeadingAppendixOld"/>
      <w:lvlText w:val="APPENDIX %8"/>
      <w:lvlJc w:val="left"/>
      <w:pPr>
        <w:tabs>
          <w:tab w:val="num" w:pos="2155"/>
        </w:tabs>
        <w:ind w:left="2155" w:hanging="2155"/>
      </w:pPr>
      <w:rPr>
        <w:rFonts w:cs="Times New Roman" w:hint="default"/>
      </w:rPr>
    </w:lvl>
    <w:lvl w:ilvl="8">
      <w:start w:val="1"/>
      <w:numFmt w:val="upperRoman"/>
      <w:lvlRestart w:val="0"/>
      <w:pStyle w:val="HeadingPart"/>
      <w:lvlText w:val="PART %9"/>
      <w:lvlJc w:val="left"/>
      <w:pPr>
        <w:tabs>
          <w:tab w:val="num" w:pos="1418"/>
        </w:tabs>
        <w:ind w:left="1418" w:hanging="1418"/>
      </w:pPr>
      <w:rPr>
        <w:rFonts w:cs="Times New Roman" w:hint="default"/>
      </w:rPr>
    </w:lvl>
  </w:abstractNum>
  <w:abstractNum w:abstractNumId="19" w15:restartNumberingAfterBreak="0">
    <w:nsid w:val="36CB38F4"/>
    <w:multiLevelType w:val="hybridMultilevel"/>
    <w:tmpl w:val="39CA712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DD5451C"/>
    <w:multiLevelType w:val="hybridMultilevel"/>
    <w:tmpl w:val="0FEE808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EC852C3"/>
    <w:multiLevelType w:val="hybridMultilevel"/>
    <w:tmpl w:val="6918255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A66866"/>
    <w:multiLevelType w:val="hybridMultilevel"/>
    <w:tmpl w:val="C5469A4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453057"/>
    <w:multiLevelType w:val="hybridMultilevel"/>
    <w:tmpl w:val="6FCEA85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D671C0"/>
    <w:multiLevelType w:val="hybridMultilevel"/>
    <w:tmpl w:val="62DE42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BD3C1D"/>
    <w:multiLevelType w:val="hybridMultilevel"/>
    <w:tmpl w:val="E14E2BA0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6" w15:restartNumberingAfterBreak="0">
    <w:nsid w:val="5BD8479D"/>
    <w:multiLevelType w:val="hybridMultilevel"/>
    <w:tmpl w:val="4A68C5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121C63"/>
    <w:multiLevelType w:val="hybridMultilevel"/>
    <w:tmpl w:val="7EF296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8D3611"/>
    <w:multiLevelType w:val="hybridMultilevel"/>
    <w:tmpl w:val="7ACC81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1867FF"/>
    <w:multiLevelType w:val="hybridMultilevel"/>
    <w:tmpl w:val="D552338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D3162D"/>
    <w:multiLevelType w:val="hybridMultilevel"/>
    <w:tmpl w:val="D7381E1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7E6D23"/>
    <w:multiLevelType w:val="hybridMultilevel"/>
    <w:tmpl w:val="FFEEEBE8"/>
    <w:lvl w:ilvl="0" w:tplc="1040E132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942C75"/>
    <w:multiLevelType w:val="hybridMultilevel"/>
    <w:tmpl w:val="4B3CBD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711618"/>
    <w:multiLevelType w:val="hybridMultilevel"/>
    <w:tmpl w:val="A0405684"/>
    <w:lvl w:ilvl="0" w:tplc="080A000F">
      <w:start w:val="1"/>
      <w:numFmt w:val="decimal"/>
      <w:lvlText w:val="%1."/>
      <w:lvlJc w:val="left"/>
      <w:pPr>
        <w:ind w:left="947" w:hanging="360"/>
      </w:pPr>
    </w:lvl>
    <w:lvl w:ilvl="1" w:tplc="080A0019" w:tentative="1">
      <w:start w:val="1"/>
      <w:numFmt w:val="lowerLetter"/>
      <w:lvlText w:val="%2."/>
      <w:lvlJc w:val="left"/>
      <w:pPr>
        <w:ind w:left="1667" w:hanging="360"/>
      </w:pPr>
    </w:lvl>
    <w:lvl w:ilvl="2" w:tplc="080A001B" w:tentative="1">
      <w:start w:val="1"/>
      <w:numFmt w:val="lowerRoman"/>
      <w:lvlText w:val="%3."/>
      <w:lvlJc w:val="right"/>
      <w:pPr>
        <w:ind w:left="2387" w:hanging="180"/>
      </w:pPr>
    </w:lvl>
    <w:lvl w:ilvl="3" w:tplc="080A000F" w:tentative="1">
      <w:start w:val="1"/>
      <w:numFmt w:val="decimal"/>
      <w:lvlText w:val="%4."/>
      <w:lvlJc w:val="left"/>
      <w:pPr>
        <w:ind w:left="3107" w:hanging="360"/>
      </w:pPr>
    </w:lvl>
    <w:lvl w:ilvl="4" w:tplc="080A0019" w:tentative="1">
      <w:start w:val="1"/>
      <w:numFmt w:val="lowerLetter"/>
      <w:lvlText w:val="%5."/>
      <w:lvlJc w:val="left"/>
      <w:pPr>
        <w:ind w:left="3827" w:hanging="360"/>
      </w:pPr>
    </w:lvl>
    <w:lvl w:ilvl="5" w:tplc="080A001B" w:tentative="1">
      <w:start w:val="1"/>
      <w:numFmt w:val="lowerRoman"/>
      <w:lvlText w:val="%6."/>
      <w:lvlJc w:val="right"/>
      <w:pPr>
        <w:ind w:left="4547" w:hanging="180"/>
      </w:pPr>
    </w:lvl>
    <w:lvl w:ilvl="6" w:tplc="080A000F" w:tentative="1">
      <w:start w:val="1"/>
      <w:numFmt w:val="decimal"/>
      <w:lvlText w:val="%7."/>
      <w:lvlJc w:val="left"/>
      <w:pPr>
        <w:ind w:left="5267" w:hanging="360"/>
      </w:pPr>
    </w:lvl>
    <w:lvl w:ilvl="7" w:tplc="080A0019" w:tentative="1">
      <w:start w:val="1"/>
      <w:numFmt w:val="lowerLetter"/>
      <w:lvlText w:val="%8."/>
      <w:lvlJc w:val="left"/>
      <w:pPr>
        <w:ind w:left="5987" w:hanging="360"/>
      </w:pPr>
    </w:lvl>
    <w:lvl w:ilvl="8" w:tplc="080A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34" w15:restartNumberingAfterBreak="0">
    <w:nsid w:val="7E0F4848"/>
    <w:multiLevelType w:val="hybridMultilevel"/>
    <w:tmpl w:val="BA4441A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A5433E"/>
    <w:multiLevelType w:val="hybridMultilevel"/>
    <w:tmpl w:val="D1123A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553378">
    <w:abstractNumId w:val="18"/>
  </w:num>
  <w:num w:numId="2" w16cid:durableId="799962330">
    <w:abstractNumId w:val="32"/>
  </w:num>
  <w:num w:numId="3" w16cid:durableId="871572022">
    <w:abstractNumId w:val="15"/>
  </w:num>
  <w:num w:numId="4" w16cid:durableId="334772952">
    <w:abstractNumId w:val="14"/>
  </w:num>
  <w:num w:numId="5" w16cid:durableId="164170823">
    <w:abstractNumId w:val="28"/>
  </w:num>
  <w:num w:numId="6" w16cid:durableId="236521538">
    <w:abstractNumId w:val="29"/>
  </w:num>
  <w:num w:numId="7" w16cid:durableId="1778140839">
    <w:abstractNumId w:val="21"/>
  </w:num>
  <w:num w:numId="8" w16cid:durableId="888613266">
    <w:abstractNumId w:val="10"/>
  </w:num>
  <w:num w:numId="9" w16cid:durableId="725296107">
    <w:abstractNumId w:val="24"/>
  </w:num>
  <w:num w:numId="10" w16cid:durableId="929235110">
    <w:abstractNumId w:val="9"/>
  </w:num>
  <w:num w:numId="11" w16cid:durableId="1332874688">
    <w:abstractNumId w:val="17"/>
  </w:num>
  <w:num w:numId="12" w16cid:durableId="854920829">
    <w:abstractNumId w:val="33"/>
  </w:num>
  <w:num w:numId="13" w16cid:durableId="329063835">
    <w:abstractNumId w:val="35"/>
  </w:num>
  <w:num w:numId="14" w16cid:durableId="1693653049">
    <w:abstractNumId w:val="18"/>
  </w:num>
  <w:num w:numId="15" w16cid:durableId="1542815164">
    <w:abstractNumId w:val="25"/>
  </w:num>
  <w:num w:numId="16" w16cid:durableId="2082553770">
    <w:abstractNumId w:val="18"/>
  </w:num>
  <w:num w:numId="17" w16cid:durableId="1022169072">
    <w:abstractNumId w:val="8"/>
  </w:num>
  <w:num w:numId="18" w16cid:durableId="945381215">
    <w:abstractNumId w:val="18"/>
  </w:num>
  <w:num w:numId="19" w16cid:durableId="80689986">
    <w:abstractNumId w:val="13"/>
  </w:num>
  <w:num w:numId="20" w16cid:durableId="1751807215">
    <w:abstractNumId w:val="23"/>
  </w:num>
  <w:num w:numId="21" w16cid:durableId="1190800696">
    <w:abstractNumId w:val="0"/>
  </w:num>
  <w:num w:numId="22" w16cid:durableId="1134955086">
    <w:abstractNumId w:val="30"/>
  </w:num>
  <w:num w:numId="23" w16cid:durableId="1581868307">
    <w:abstractNumId w:val="26"/>
  </w:num>
  <w:num w:numId="24" w16cid:durableId="254411398">
    <w:abstractNumId w:val="5"/>
  </w:num>
  <w:num w:numId="25" w16cid:durableId="1073508551">
    <w:abstractNumId w:val="18"/>
    <w:lvlOverride w:ilvl="0">
      <w:startOverride w:val="3"/>
    </w:lvlOverride>
    <w:lvlOverride w:ilvl="1">
      <w:startOverride w:val="2"/>
    </w:lvlOverride>
    <w:lvlOverride w:ilvl="2">
      <w:startOverride w:val="2"/>
    </w:lvlOverride>
  </w:num>
  <w:num w:numId="26" w16cid:durableId="116413582">
    <w:abstractNumId w:val="18"/>
  </w:num>
  <w:num w:numId="27" w16cid:durableId="2000958020">
    <w:abstractNumId w:val="18"/>
  </w:num>
  <w:num w:numId="28" w16cid:durableId="1051465360">
    <w:abstractNumId w:val="34"/>
  </w:num>
  <w:num w:numId="29" w16cid:durableId="1142456054">
    <w:abstractNumId w:val="1"/>
  </w:num>
  <w:num w:numId="30" w16cid:durableId="1607734847">
    <w:abstractNumId w:val="18"/>
  </w:num>
  <w:num w:numId="31" w16cid:durableId="764376100">
    <w:abstractNumId w:val="18"/>
  </w:num>
  <w:num w:numId="32" w16cid:durableId="1946955873">
    <w:abstractNumId w:val="18"/>
    <w:lvlOverride w:ilvl="0">
      <w:startOverride w:val="3"/>
    </w:lvlOverride>
    <w:lvlOverride w:ilvl="1">
      <w:startOverride w:val="2"/>
    </w:lvlOverride>
  </w:num>
  <w:num w:numId="33" w16cid:durableId="17777616">
    <w:abstractNumId w:val="18"/>
    <w:lvlOverride w:ilvl="0">
      <w:startOverride w:val="3"/>
    </w:lvlOverride>
    <w:lvlOverride w:ilvl="1">
      <w:startOverride w:val="5"/>
    </w:lvlOverride>
  </w:num>
  <w:num w:numId="34" w16cid:durableId="1630816250">
    <w:abstractNumId w:val="11"/>
  </w:num>
  <w:num w:numId="35" w16cid:durableId="913589544">
    <w:abstractNumId w:val="18"/>
  </w:num>
  <w:num w:numId="36" w16cid:durableId="478694367">
    <w:abstractNumId w:val="18"/>
  </w:num>
  <w:num w:numId="37" w16cid:durableId="205261775">
    <w:abstractNumId w:val="22"/>
  </w:num>
  <w:num w:numId="38" w16cid:durableId="801465820">
    <w:abstractNumId w:val="4"/>
  </w:num>
  <w:num w:numId="39" w16cid:durableId="1914122587">
    <w:abstractNumId w:val="20"/>
  </w:num>
  <w:num w:numId="40" w16cid:durableId="973220579">
    <w:abstractNumId w:val="18"/>
  </w:num>
  <w:num w:numId="41" w16cid:durableId="834566922">
    <w:abstractNumId w:val="2"/>
  </w:num>
  <w:num w:numId="42" w16cid:durableId="1274089171">
    <w:abstractNumId w:val="27"/>
  </w:num>
  <w:num w:numId="43" w16cid:durableId="491220953">
    <w:abstractNumId w:val="7"/>
  </w:num>
  <w:num w:numId="44" w16cid:durableId="414326382">
    <w:abstractNumId w:val="12"/>
  </w:num>
  <w:num w:numId="45" w16cid:durableId="145560007">
    <w:abstractNumId w:val="19"/>
  </w:num>
  <w:num w:numId="46" w16cid:durableId="342248403">
    <w:abstractNumId w:val="6"/>
  </w:num>
  <w:num w:numId="47" w16cid:durableId="615870761">
    <w:abstractNumId w:val="3"/>
  </w:num>
  <w:num w:numId="48" w16cid:durableId="1826973593">
    <w:abstractNumId w:val="16"/>
  </w:num>
  <w:num w:numId="49" w16cid:durableId="482888468">
    <w:abstractNumId w:val="31"/>
  </w:num>
  <w:num w:numId="50" w16cid:durableId="102308544">
    <w:abstractNumId w:val="18"/>
    <w:lvlOverride w:ilvl="0">
      <w:startOverride w:val="3"/>
    </w:lvlOverride>
    <w:lvlOverride w:ilvl="1">
      <w:startOverride w:val="2"/>
    </w:lvlOverride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ulina Albarrán Ortiz">
    <w15:presenceInfo w15:providerId="AD" w15:userId="S::paulina.albarran@gcg.com.mx::9225e6d6-7389-46c5-a21e-c6fb3a84c983"/>
  </w15:person>
  <w15:person w15:author="Guillermo Alfonso Kageyama Rangel">
    <w15:presenceInfo w15:providerId="AD" w15:userId="S::guillermo.kageyama@dominion.mx::d0209b0b-116a-400f-8196-507db267ce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229"/>
    <w:rsid w:val="0000071E"/>
    <w:rsid w:val="00000ED9"/>
    <w:rsid w:val="00001803"/>
    <w:rsid w:val="00004263"/>
    <w:rsid w:val="0000448D"/>
    <w:rsid w:val="00004A22"/>
    <w:rsid w:val="00004ADF"/>
    <w:rsid w:val="000060D4"/>
    <w:rsid w:val="00007180"/>
    <w:rsid w:val="0000718D"/>
    <w:rsid w:val="00007B39"/>
    <w:rsid w:val="0001072C"/>
    <w:rsid w:val="00010FEF"/>
    <w:rsid w:val="00011849"/>
    <w:rsid w:val="00011D37"/>
    <w:rsid w:val="00011EC2"/>
    <w:rsid w:val="00012BB3"/>
    <w:rsid w:val="000139CB"/>
    <w:rsid w:val="000168C4"/>
    <w:rsid w:val="00017EC2"/>
    <w:rsid w:val="00022087"/>
    <w:rsid w:val="000229FF"/>
    <w:rsid w:val="00024309"/>
    <w:rsid w:val="00024812"/>
    <w:rsid w:val="00025173"/>
    <w:rsid w:val="000257D2"/>
    <w:rsid w:val="00027899"/>
    <w:rsid w:val="0003037D"/>
    <w:rsid w:val="00031054"/>
    <w:rsid w:val="00031817"/>
    <w:rsid w:val="000321F3"/>
    <w:rsid w:val="00035D1B"/>
    <w:rsid w:val="00035D26"/>
    <w:rsid w:val="00035EF0"/>
    <w:rsid w:val="0003771A"/>
    <w:rsid w:val="00040608"/>
    <w:rsid w:val="00040888"/>
    <w:rsid w:val="00043B6D"/>
    <w:rsid w:val="00046442"/>
    <w:rsid w:val="000470FC"/>
    <w:rsid w:val="00047138"/>
    <w:rsid w:val="00047801"/>
    <w:rsid w:val="00047F39"/>
    <w:rsid w:val="00050401"/>
    <w:rsid w:val="00050C44"/>
    <w:rsid w:val="0005258D"/>
    <w:rsid w:val="000540FD"/>
    <w:rsid w:val="00054579"/>
    <w:rsid w:val="00055011"/>
    <w:rsid w:val="00055360"/>
    <w:rsid w:val="00056E26"/>
    <w:rsid w:val="00060C40"/>
    <w:rsid w:val="000611C3"/>
    <w:rsid w:val="000617B9"/>
    <w:rsid w:val="00061907"/>
    <w:rsid w:val="000710D9"/>
    <w:rsid w:val="00072047"/>
    <w:rsid w:val="00072217"/>
    <w:rsid w:val="0007313E"/>
    <w:rsid w:val="0007353C"/>
    <w:rsid w:val="0007588F"/>
    <w:rsid w:val="0007795E"/>
    <w:rsid w:val="00077C37"/>
    <w:rsid w:val="00083D49"/>
    <w:rsid w:val="00083DE5"/>
    <w:rsid w:val="00084F1D"/>
    <w:rsid w:val="00084F6F"/>
    <w:rsid w:val="000859D3"/>
    <w:rsid w:val="000865C3"/>
    <w:rsid w:val="00086CC5"/>
    <w:rsid w:val="000870F7"/>
    <w:rsid w:val="0008780E"/>
    <w:rsid w:val="00087872"/>
    <w:rsid w:val="00087F04"/>
    <w:rsid w:val="00090D7B"/>
    <w:rsid w:val="0009105C"/>
    <w:rsid w:val="000920D8"/>
    <w:rsid w:val="00092C19"/>
    <w:rsid w:val="00094778"/>
    <w:rsid w:val="00094B3D"/>
    <w:rsid w:val="000950B9"/>
    <w:rsid w:val="000A0E2D"/>
    <w:rsid w:val="000A214E"/>
    <w:rsid w:val="000A3AD3"/>
    <w:rsid w:val="000A440B"/>
    <w:rsid w:val="000A4D25"/>
    <w:rsid w:val="000A4F2D"/>
    <w:rsid w:val="000A52EC"/>
    <w:rsid w:val="000A536F"/>
    <w:rsid w:val="000A59D6"/>
    <w:rsid w:val="000A5E4A"/>
    <w:rsid w:val="000A6864"/>
    <w:rsid w:val="000B0962"/>
    <w:rsid w:val="000B0F9A"/>
    <w:rsid w:val="000B19BB"/>
    <w:rsid w:val="000B6C61"/>
    <w:rsid w:val="000C0A16"/>
    <w:rsid w:val="000C0D3C"/>
    <w:rsid w:val="000C16DD"/>
    <w:rsid w:val="000C1A1E"/>
    <w:rsid w:val="000C1FF3"/>
    <w:rsid w:val="000C5346"/>
    <w:rsid w:val="000C5D3C"/>
    <w:rsid w:val="000C5E35"/>
    <w:rsid w:val="000C61A1"/>
    <w:rsid w:val="000C7D6E"/>
    <w:rsid w:val="000D1052"/>
    <w:rsid w:val="000D2542"/>
    <w:rsid w:val="000D27C0"/>
    <w:rsid w:val="000D5665"/>
    <w:rsid w:val="000D5DB0"/>
    <w:rsid w:val="000D5F54"/>
    <w:rsid w:val="000D6E48"/>
    <w:rsid w:val="000D7C08"/>
    <w:rsid w:val="000D7FE5"/>
    <w:rsid w:val="000E0DBE"/>
    <w:rsid w:val="000E1A71"/>
    <w:rsid w:val="000E2B5B"/>
    <w:rsid w:val="000E31E9"/>
    <w:rsid w:val="000E3318"/>
    <w:rsid w:val="000E4DA9"/>
    <w:rsid w:val="000E5273"/>
    <w:rsid w:val="000E5FCE"/>
    <w:rsid w:val="000E671C"/>
    <w:rsid w:val="000E6BE2"/>
    <w:rsid w:val="000E6C66"/>
    <w:rsid w:val="000E7E1C"/>
    <w:rsid w:val="000F22AC"/>
    <w:rsid w:val="000F302E"/>
    <w:rsid w:val="000F3255"/>
    <w:rsid w:val="000F3869"/>
    <w:rsid w:val="000F3C85"/>
    <w:rsid w:val="000F3DF6"/>
    <w:rsid w:val="000F419E"/>
    <w:rsid w:val="000F5524"/>
    <w:rsid w:val="000F5C0A"/>
    <w:rsid w:val="000F5D3A"/>
    <w:rsid w:val="000F69F9"/>
    <w:rsid w:val="001004B5"/>
    <w:rsid w:val="00100C57"/>
    <w:rsid w:val="00100CA0"/>
    <w:rsid w:val="00100D8E"/>
    <w:rsid w:val="001014A5"/>
    <w:rsid w:val="00101B5A"/>
    <w:rsid w:val="001022A9"/>
    <w:rsid w:val="00104799"/>
    <w:rsid w:val="0010525F"/>
    <w:rsid w:val="001077A6"/>
    <w:rsid w:val="001103DA"/>
    <w:rsid w:val="00111518"/>
    <w:rsid w:val="00112B05"/>
    <w:rsid w:val="0011476C"/>
    <w:rsid w:val="00114FFA"/>
    <w:rsid w:val="00115933"/>
    <w:rsid w:val="00116477"/>
    <w:rsid w:val="00116BA6"/>
    <w:rsid w:val="00117BD4"/>
    <w:rsid w:val="00120F19"/>
    <w:rsid w:val="001213E7"/>
    <w:rsid w:val="001214BA"/>
    <w:rsid w:val="00124714"/>
    <w:rsid w:val="00124928"/>
    <w:rsid w:val="00125207"/>
    <w:rsid w:val="001261DA"/>
    <w:rsid w:val="001308D0"/>
    <w:rsid w:val="00131C16"/>
    <w:rsid w:val="00132A0C"/>
    <w:rsid w:val="00132A3C"/>
    <w:rsid w:val="00132CE6"/>
    <w:rsid w:val="001340FB"/>
    <w:rsid w:val="0013580A"/>
    <w:rsid w:val="00136492"/>
    <w:rsid w:val="00136A66"/>
    <w:rsid w:val="00140B2C"/>
    <w:rsid w:val="001411DA"/>
    <w:rsid w:val="00143A68"/>
    <w:rsid w:val="00145B0B"/>
    <w:rsid w:val="00147768"/>
    <w:rsid w:val="00151120"/>
    <w:rsid w:val="001515C9"/>
    <w:rsid w:val="00153A96"/>
    <w:rsid w:val="001549FA"/>
    <w:rsid w:val="0015538C"/>
    <w:rsid w:val="00157988"/>
    <w:rsid w:val="0016210C"/>
    <w:rsid w:val="0016340D"/>
    <w:rsid w:val="001635B1"/>
    <w:rsid w:val="001643E3"/>
    <w:rsid w:val="00166453"/>
    <w:rsid w:val="0016648B"/>
    <w:rsid w:val="00166D2B"/>
    <w:rsid w:val="00172C8F"/>
    <w:rsid w:val="0017369B"/>
    <w:rsid w:val="001736BE"/>
    <w:rsid w:val="00173882"/>
    <w:rsid w:val="001748DA"/>
    <w:rsid w:val="00175CC1"/>
    <w:rsid w:val="00176122"/>
    <w:rsid w:val="001762DE"/>
    <w:rsid w:val="001773C7"/>
    <w:rsid w:val="00182DE6"/>
    <w:rsid w:val="001830C3"/>
    <w:rsid w:val="00186185"/>
    <w:rsid w:val="001874D0"/>
    <w:rsid w:val="001876F0"/>
    <w:rsid w:val="00187CA8"/>
    <w:rsid w:val="001906DA"/>
    <w:rsid w:val="00190BBA"/>
    <w:rsid w:val="00190C99"/>
    <w:rsid w:val="00193D50"/>
    <w:rsid w:val="00195A1B"/>
    <w:rsid w:val="00196A0E"/>
    <w:rsid w:val="00197D97"/>
    <w:rsid w:val="00197E82"/>
    <w:rsid w:val="001A0903"/>
    <w:rsid w:val="001A0E18"/>
    <w:rsid w:val="001A141B"/>
    <w:rsid w:val="001A2608"/>
    <w:rsid w:val="001A5B5A"/>
    <w:rsid w:val="001A6CC0"/>
    <w:rsid w:val="001A7DE2"/>
    <w:rsid w:val="001B024B"/>
    <w:rsid w:val="001B04CF"/>
    <w:rsid w:val="001B1D20"/>
    <w:rsid w:val="001B20D0"/>
    <w:rsid w:val="001B2659"/>
    <w:rsid w:val="001B3DAF"/>
    <w:rsid w:val="001B5584"/>
    <w:rsid w:val="001C04D1"/>
    <w:rsid w:val="001C05D8"/>
    <w:rsid w:val="001C2F86"/>
    <w:rsid w:val="001C40EA"/>
    <w:rsid w:val="001C4431"/>
    <w:rsid w:val="001C4F28"/>
    <w:rsid w:val="001C68BE"/>
    <w:rsid w:val="001C6E1D"/>
    <w:rsid w:val="001D2152"/>
    <w:rsid w:val="001D3A33"/>
    <w:rsid w:val="001D4D69"/>
    <w:rsid w:val="001D5831"/>
    <w:rsid w:val="001D5A3A"/>
    <w:rsid w:val="001D5AD5"/>
    <w:rsid w:val="001D7340"/>
    <w:rsid w:val="001E0203"/>
    <w:rsid w:val="001E33E3"/>
    <w:rsid w:val="001E4E4F"/>
    <w:rsid w:val="001E5CE4"/>
    <w:rsid w:val="001E6BF2"/>
    <w:rsid w:val="001E70BA"/>
    <w:rsid w:val="001F09D2"/>
    <w:rsid w:val="001F0A85"/>
    <w:rsid w:val="001F2A05"/>
    <w:rsid w:val="001F2CFE"/>
    <w:rsid w:val="001F3DBD"/>
    <w:rsid w:val="001F79B3"/>
    <w:rsid w:val="001F7CE8"/>
    <w:rsid w:val="00200DD0"/>
    <w:rsid w:val="00201610"/>
    <w:rsid w:val="00201708"/>
    <w:rsid w:val="002019DC"/>
    <w:rsid w:val="00201A49"/>
    <w:rsid w:val="00202AB7"/>
    <w:rsid w:val="00202E34"/>
    <w:rsid w:val="00204569"/>
    <w:rsid w:val="002049D0"/>
    <w:rsid w:val="00204F61"/>
    <w:rsid w:val="0020616E"/>
    <w:rsid w:val="002075EA"/>
    <w:rsid w:val="002115CA"/>
    <w:rsid w:val="00212150"/>
    <w:rsid w:val="002126A7"/>
    <w:rsid w:val="00212A41"/>
    <w:rsid w:val="00213BD5"/>
    <w:rsid w:val="00213F12"/>
    <w:rsid w:val="00214764"/>
    <w:rsid w:val="0021498A"/>
    <w:rsid w:val="002159D1"/>
    <w:rsid w:val="00215B30"/>
    <w:rsid w:val="00215E56"/>
    <w:rsid w:val="002176A9"/>
    <w:rsid w:val="002215C0"/>
    <w:rsid w:val="00221683"/>
    <w:rsid w:val="00222DE7"/>
    <w:rsid w:val="0022690B"/>
    <w:rsid w:val="00226CD7"/>
    <w:rsid w:val="00227656"/>
    <w:rsid w:val="002302FE"/>
    <w:rsid w:val="00230F0D"/>
    <w:rsid w:val="0023435B"/>
    <w:rsid w:val="002343CC"/>
    <w:rsid w:val="0023549E"/>
    <w:rsid w:val="00235707"/>
    <w:rsid w:val="002373CB"/>
    <w:rsid w:val="00240410"/>
    <w:rsid w:val="002409FE"/>
    <w:rsid w:val="0024187A"/>
    <w:rsid w:val="002434D7"/>
    <w:rsid w:val="00244338"/>
    <w:rsid w:val="00245869"/>
    <w:rsid w:val="00246463"/>
    <w:rsid w:val="0024652B"/>
    <w:rsid w:val="00247E50"/>
    <w:rsid w:val="00253657"/>
    <w:rsid w:val="0025442C"/>
    <w:rsid w:val="00254EE1"/>
    <w:rsid w:val="002562C1"/>
    <w:rsid w:val="0025644E"/>
    <w:rsid w:val="00257B14"/>
    <w:rsid w:val="00261289"/>
    <w:rsid w:val="002622CA"/>
    <w:rsid w:val="002626CD"/>
    <w:rsid w:val="00263E40"/>
    <w:rsid w:val="00265175"/>
    <w:rsid w:val="00266170"/>
    <w:rsid w:val="002673B7"/>
    <w:rsid w:val="002679FA"/>
    <w:rsid w:val="00270658"/>
    <w:rsid w:val="00271B3C"/>
    <w:rsid w:val="00271EBA"/>
    <w:rsid w:val="00272A1D"/>
    <w:rsid w:val="00272F61"/>
    <w:rsid w:val="00272FEF"/>
    <w:rsid w:val="00273904"/>
    <w:rsid w:val="00273CC1"/>
    <w:rsid w:val="00274842"/>
    <w:rsid w:val="00275074"/>
    <w:rsid w:val="00275579"/>
    <w:rsid w:val="002768DB"/>
    <w:rsid w:val="002772CE"/>
    <w:rsid w:val="00277C81"/>
    <w:rsid w:val="00280264"/>
    <w:rsid w:val="002802BF"/>
    <w:rsid w:val="0028055D"/>
    <w:rsid w:val="00280E44"/>
    <w:rsid w:val="00280FDA"/>
    <w:rsid w:val="0028113F"/>
    <w:rsid w:val="0028342C"/>
    <w:rsid w:val="00284161"/>
    <w:rsid w:val="00284694"/>
    <w:rsid w:val="0028493F"/>
    <w:rsid w:val="00284BD0"/>
    <w:rsid w:val="00285561"/>
    <w:rsid w:val="00285F18"/>
    <w:rsid w:val="00286AEC"/>
    <w:rsid w:val="00286FC0"/>
    <w:rsid w:val="00287450"/>
    <w:rsid w:val="00287601"/>
    <w:rsid w:val="00290D76"/>
    <w:rsid w:val="00291016"/>
    <w:rsid w:val="002915FC"/>
    <w:rsid w:val="00294E25"/>
    <w:rsid w:val="00295CC0"/>
    <w:rsid w:val="00295EAC"/>
    <w:rsid w:val="00296F25"/>
    <w:rsid w:val="002A18CC"/>
    <w:rsid w:val="002A2F32"/>
    <w:rsid w:val="002A3117"/>
    <w:rsid w:val="002A3EF7"/>
    <w:rsid w:val="002A4BCB"/>
    <w:rsid w:val="002A5D77"/>
    <w:rsid w:val="002A6AB7"/>
    <w:rsid w:val="002A7AEA"/>
    <w:rsid w:val="002B05DD"/>
    <w:rsid w:val="002B180A"/>
    <w:rsid w:val="002B193A"/>
    <w:rsid w:val="002B2B38"/>
    <w:rsid w:val="002B584A"/>
    <w:rsid w:val="002B5B79"/>
    <w:rsid w:val="002B668C"/>
    <w:rsid w:val="002B6A50"/>
    <w:rsid w:val="002B7056"/>
    <w:rsid w:val="002B7069"/>
    <w:rsid w:val="002B78BD"/>
    <w:rsid w:val="002B7FD5"/>
    <w:rsid w:val="002C19EC"/>
    <w:rsid w:val="002C2DAC"/>
    <w:rsid w:val="002C3FA9"/>
    <w:rsid w:val="002C45C0"/>
    <w:rsid w:val="002C46DF"/>
    <w:rsid w:val="002C4AE5"/>
    <w:rsid w:val="002C6FA7"/>
    <w:rsid w:val="002C77EC"/>
    <w:rsid w:val="002D00B8"/>
    <w:rsid w:val="002D4811"/>
    <w:rsid w:val="002D55F7"/>
    <w:rsid w:val="002D5685"/>
    <w:rsid w:val="002E12A6"/>
    <w:rsid w:val="002E2398"/>
    <w:rsid w:val="002E3AAD"/>
    <w:rsid w:val="002E3C44"/>
    <w:rsid w:val="002E6587"/>
    <w:rsid w:val="002E78DB"/>
    <w:rsid w:val="002F00B0"/>
    <w:rsid w:val="002F22D5"/>
    <w:rsid w:val="002F247A"/>
    <w:rsid w:val="002F4254"/>
    <w:rsid w:val="002F487F"/>
    <w:rsid w:val="002F6365"/>
    <w:rsid w:val="002F646E"/>
    <w:rsid w:val="002F6831"/>
    <w:rsid w:val="002F6E4E"/>
    <w:rsid w:val="002F7936"/>
    <w:rsid w:val="003001DA"/>
    <w:rsid w:val="00301A99"/>
    <w:rsid w:val="003025E5"/>
    <w:rsid w:val="00302B01"/>
    <w:rsid w:val="00303ECE"/>
    <w:rsid w:val="00304D1A"/>
    <w:rsid w:val="003061D3"/>
    <w:rsid w:val="0030705F"/>
    <w:rsid w:val="0030719C"/>
    <w:rsid w:val="00307886"/>
    <w:rsid w:val="00310303"/>
    <w:rsid w:val="00312581"/>
    <w:rsid w:val="003134FD"/>
    <w:rsid w:val="00313856"/>
    <w:rsid w:val="00317120"/>
    <w:rsid w:val="00317BF4"/>
    <w:rsid w:val="00320701"/>
    <w:rsid w:val="00322184"/>
    <w:rsid w:val="00323034"/>
    <w:rsid w:val="00323A59"/>
    <w:rsid w:val="00324628"/>
    <w:rsid w:val="00326AA8"/>
    <w:rsid w:val="00326C11"/>
    <w:rsid w:val="00327464"/>
    <w:rsid w:val="003274D8"/>
    <w:rsid w:val="003307A7"/>
    <w:rsid w:val="0033096F"/>
    <w:rsid w:val="00333FD0"/>
    <w:rsid w:val="00335510"/>
    <w:rsid w:val="0033696E"/>
    <w:rsid w:val="003372E1"/>
    <w:rsid w:val="003404F6"/>
    <w:rsid w:val="00341697"/>
    <w:rsid w:val="00342DA0"/>
    <w:rsid w:val="00343984"/>
    <w:rsid w:val="00344C49"/>
    <w:rsid w:val="00345CCE"/>
    <w:rsid w:val="00346204"/>
    <w:rsid w:val="0035133C"/>
    <w:rsid w:val="00351796"/>
    <w:rsid w:val="00352FCF"/>
    <w:rsid w:val="00353D90"/>
    <w:rsid w:val="00354537"/>
    <w:rsid w:val="003548E1"/>
    <w:rsid w:val="003549FD"/>
    <w:rsid w:val="00355C93"/>
    <w:rsid w:val="00355CA8"/>
    <w:rsid w:val="00355D65"/>
    <w:rsid w:val="00356383"/>
    <w:rsid w:val="00356E28"/>
    <w:rsid w:val="003577C3"/>
    <w:rsid w:val="003600DE"/>
    <w:rsid w:val="00361E30"/>
    <w:rsid w:val="00363CE7"/>
    <w:rsid w:val="00365673"/>
    <w:rsid w:val="003664A6"/>
    <w:rsid w:val="0036668E"/>
    <w:rsid w:val="00366C88"/>
    <w:rsid w:val="00366CDB"/>
    <w:rsid w:val="00366DA1"/>
    <w:rsid w:val="003673C7"/>
    <w:rsid w:val="003674B6"/>
    <w:rsid w:val="0036797D"/>
    <w:rsid w:val="00367EAE"/>
    <w:rsid w:val="00367F65"/>
    <w:rsid w:val="003704FF"/>
    <w:rsid w:val="00370708"/>
    <w:rsid w:val="00370F09"/>
    <w:rsid w:val="00370FB6"/>
    <w:rsid w:val="003710BF"/>
    <w:rsid w:val="00371415"/>
    <w:rsid w:val="00371F98"/>
    <w:rsid w:val="00372963"/>
    <w:rsid w:val="00372C37"/>
    <w:rsid w:val="00373331"/>
    <w:rsid w:val="00374016"/>
    <w:rsid w:val="00375403"/>
    <w:rsid w:val="00383443"/>
    <w:rsid w:val="00384B8C"/>
    <w:rsid w:val="00385A82"/>
    <w:rsid w:val="00385C70"/>
    <w:rsid w:val="003867D3"/>
    <w:rsid w:val="0038790C"/>
    <w:rsid w:val="00390974"/>
    <w:rsid w:val="00391648"/>
    <w:rsid w:val="00391B13"/>
    <w:rsid w:val="00392975"/>
    <w:rsid w:val="00392C80"/>
    <w:rsid w:val="00393D47"/>
    <w:rsid w:val="0039442B"/>
    <w:rsid w:val="00395A89"/>
    <w:rsid w:val="003A1F96"/>
    <w:rsid w:val="003A2E78"/>
    <w:rsid w:val="003A3F8D"/>
    <w:rsid w:val="003A55C0"/>
    <w:rsid w:val="003A6411"/>
    <w:rsid w:val="003A6671"/>
    <w:rsid w:val="003A7C13"/>
    <w:rsid w:val="003B3149"/>
    <w:rsid w:val="003B4103"/>
    <w:rsid w:val="003B499C"/>
    <w:rsid w:val="003B5C2D"/>
    <w:rsid w:val="003B6CE1"/>
    <w:rsid w:val="003B754E"/>
    <w:rsid w:val="003B78EC"/>
    <w:rsid w:val="003B7C1E"/>
    <w:rsid w:val="003C1FC4"/>
    <w:rsid w:val="003C22CF"/>
    <w:rsid w:val="003C4770"/>
    <w:rsid w:val="003C5197"/>
    <w:rsid w:val="003C5459"/>
    <w:rsid w:val="003C71FA"/>
    <w:rsid w:val="003D044A"/>
    <w:rsid w:val="003D0CAC"/>
    <w:rsid w:val="003D272A"/>
    <w:rsid w:val="003D2A3F"/>
    <w:rsid w:val="003D6095"/>
    <w:rsid w:val="003D7B31"/>
    <w:rsid w:val="003E0B46"/>
    <w:rsid w:val="003E34AB"/>
    <w:rsid w:val="003E3EA1"/>
    <w:rsid w:val="003E6809"/>
    <w:rsid w:val="003E708D"/>
    <w:rsid w:val="003F07C7"/>
    <w:rsid w:val="003F0A8C"/>
    <w:rsid w:val="003F199D"/>
    <w:rsid w:val="003F20EC"/>
    <w:rsid w:val="003F22F7"/>
    <w:rsid w:val="003F28AF"/>
    <w:rsid w:val="003F2F7F"/>
    <w:rsid w:val="003F3A35"/>
    <w:rsid w:val="003F4F97"/>
    <w:rsid w:val="003F61B3"/>
    <w:rsid w:val="00401368"/>
    <w:rsid w:val="00401B64"/>
    <w:rsid w:val="00402265"/>
    <w:rsid w:val="004030A8"/>
    <w:rsid w:val="004033F8"/>
    <w:rsid w:val="00404578"/>
    <w:rsid w:val="00405E13"/>
    <w:rsid w:val="00406E07"/>
    <w:rsid w:val="00407B01"/>
    <w:rsid w:val="0041115A"/>
    <w:rsid w:val="00411492"/>
    <w:rsid w:val="00411B43"/>
    <w:rsid w:val="00412A00"/>
    <w:rsid w:val="00414151"/>
    <w:rsid w:val="00417067"/>
    <w:rsid w:val="00417237"/>
    <w:rsid w:val="00420997"/>
    <w:rsid w:val="004210D6"/>
    <w:rsid w:val="00421CB4"/>
    <w:rsid w:val="004224FC"/>
    <w:rsid w:val="00423076"/>
    <w:rsid w:val="004246DB"/>
    <w:rsid w:val="00424E03"/>
    <w:rsid w:val="00426FFB"/>
    <w:rsid w:val="004313AB"/>
    <w:rsid w:val="004319B8"/>
    <w:rsid w:val="00433BF1"/>
    <w:rsid w:val="00434025"/>
    <w:rsid w:val="00434BE1"/>
    <w:rsid w:val="00436A81"/>
    <w:rsid w:val="0043731A"/>
    <w:rsid w:val="00437875"/>
    <w:rsid w:val="00440460"/>
    <w:rsid w:val="00442809"/>
    <w:rsid w:val="004457E9"/>
    <w:rsid w:val="00447EA3"/>
    <w:rsid w:val="00451D3C"/>
    <w:rsid w:val="00451FC7"/>
    <w:rsid w:val="00452DE4"/>
    <w:rsid w:val="00453C0F"/>
    <w:rsid w:val="00453EFC"/>
    <w:rsid w:val="0045456A"/>
    <w:rsid w:val="0045481E"/>
    <w:rsid w:val="00455DEF"/>
    <w:rsid w:val="004601AB"/>
    <w:rsid w:val="004603F9"/>
    <w:rsid w:val="004613CF"/>
    <w:rsid w:val="004621BC"/>
    <w:rsid w:val="00463334"/>
    <w:rsid w:val="00463789"/>
    <w:rsid w:val="00463E3B"/>
    <w:rsid w:val="004666F3"/>
    <w:rsid w:val="00467718"/>
    <w:rsid w:val="00467E40"/>
    <w:rsid w:val="004700F7"/>
    <w:rsid w:val="004707FD"/>
    <w:rsid w:val="00470DF2"/>
    <w:rsid w:val="004712B2"/>
    <w:rsid w:val="00473229"/>
    <w:rsid w:val="0047343E"/>
    <w:rsid w:val="00473D2B"/>
    <w:rsid w:val="004754F8"/>
    <w:rsid w:val="00480607"/>
    <w:rsid w:val="0048247C"/>
    <w:rsid w:val="004830F3"/>
    <w:rsid w:val="00483307"/>
    <w:rsid w:val="004851FF"/>
    <w:rsid w:val="00485609"/>
    <w:rsid w:val="00487610"/>
    <w:rsid w:val="004876EE"/>
    <w:rsid w:val="00490C37"/>
    <w:rsid w:val="00490DA9"/>
    <w:rsid w:val="00491BB0"/>
    <w:rsid w:val="00491EDA"/>
    <w:rsid w:val="00493AB2"/>
    <w:rsid w:val="00493E88"/>
    <w:rsid w:val="00497277"/>
    <w:rsid w:val="00497510"/>
    <w:rsid w:val="004A01C3"/>
    <w:rsid w:val="004A1DC6"/>
    <w:rsid w:val="004A31A6"/>
    <w:rsid w:val="004A499A"/>
    <w:rsid w:val="004A7210"/>
    <w:rsid w:val="004B1CA9"/>
    <w:rsid w:val="004B1D79"/>
    <w:rsid w:val="004B5243"/>
    <w:rsid w:val="004B5C06"/>
    <w:rsid w:val="004B5DA4"/>
    <w:rsid w:val="004B663B"/>
    <w:rsid w:val="004B781F"/>
    <w:rsid w:val="004B7CF4"/>
    <w:rsid w:val="004C0DB6"/>
    <w:rsid w:val="004C2861"/>
    <w:rsid w:val="004C2A38"/>
    <w:rsid w:val="004C3427"/>
    <w:rsid w:val="004C3C7E"/>
    <w:rsid w:val="004D20B6"/>
    <w:rsid w:val="004D2B4E"/>
    <w:rsid w:val="004D30B6"/>
    <w:rsid w:val="004D46D2"/>
    <w:rsid w:val="004D5577"/>
    <w:rsid w:val="004D5DE4"/>
    <w:rsid w:val="004D7798"/>
    <w:rsid w:val="004D799B"/>
    <w:rsid w:val="004E0292"/>
    <w:rsid w:val="004E2E94"/>
    <w:rsid w:val="004E3905"/>
    <w:rsid w:val="004E3A67"/>
    <w:rsid w:val="004E40C8"/>
    <w:rsid w:val="004E43AE"/>
    <w:rsid w:val="004E451F"/>
    <w:rsid w:val="004E4887"/>
    <w:rsid w:val="004E5E31"/>
    <w:rsid w:val="004F0B15"/>
    <w:rsid w:val="004F0B99"/>
    <w:rsid w:val="004F0B9C"/>
    <w:rsid w:val="004F1FCE"/>
    <w:rsid w:val="004F2317"/>
    <w:rsid w:val="004F3419"/>
    <w:rsid w:val="005001CE"/>
    <w:rsid w:val="00500CF8"/>
    <w:rsid w:val="0050116C"/>
    <w:rsid w:val="00501238"/>
    <w:rsid w:val="005021F9"/>
    <w:rsid w:val="00502AFC"/>
    <w:rsid w:val="00503DDA"/>
    <w:rsid w:val="005048A5"/>
    <w:rsid w:val="00505DE1"/>
    <w:rsid w:val="005061BF"/>
    <w:rsid w:val="00506CBF"/>
    <w:rsid w:val="0051056D"/>
    <w:rsid w:val="00510924"/>
    <w:rsid w:val="00511E7F"/>
    <w:rsid w:val="005122FA"/>
    <w:rsid w:val="005130E6"/>
    <w:rsid w:val="00513ACA"/>
    <w:rsid w:val="00514FE8"/>
    <w:rsid w:val="005150D4"/>
    <w:rsid w:val="00515A75"/>
    <w:rsid w:val="005165C3"/>
    <w:rsid w:val="005168F9"/>
    <w:rsid w:val="00517507"/>
    <w:rsid w:val="00517FC7"/>
    <w:rsid w:val="005210F6"/>
    <w:rsid w:val="005212BB"/>
    <w:rsid w:val="005221F4"/>
    <w:rsid w:val="00522AE3"/>
    <w:rsid w:val="00522D85"/>
    <w:rsid w:val="0052400F"/>
    <w:rsid w:val="00524C62"/>
    <w:rsid w:val="005253D8"/>
    <w:rsid w:val="00525554"/>
    <w:rsid w:val="00525586"/>
    <w:rsid w:val="005272B4"/>
    <w:rsid w:val="00532890"/>
    <w:rsid w:val="0053330D"/>
    <w:rsid w:val="00533643"/>
    <w:rsid w:val="005336E0"/>
    <w:rsid w:val="00540C38"/>
    <w:rsid w:val="00540C61"/>
    <w:rsid w:val="00541793"/>
    <w:rsid w:val="005417A2"/>
    <w:rsid w:val="005421CB"/>
    <w:rsid w:val="00542ABA"/>
    <w:rsid w:val="00542AED"/>
    <w:rsid w:val="00542C62"/>
    <w:rsid w:val="0054342A"/>
    <w:rsid w:val="0054345D"/>
    <w:rsid w:val="00544606"/>
    <w:rsid w:val="00545518"/>
    <w:rsid w:val="0054644A"/>
    <w:rsid w:val="005479ED"/>
    <w:rsid w:val="005502D6"/>
    <w:rsid w:val="00550364"/>
    <w:rsid w:val="00550D90"/>
    <w:rsid w:val="00551886"/>
    <w:rsid w:val="00551B74"/>
    <w:rsid w:val="0055371F"/>
    <w:rsid w:val="00553E63"/>
    <w:rsid w:val="005544FC"/>
    <w:rsid w:val="0055570C"/>
    <w:rsid w:val="0056028A"/>
    <w:rsid w:val="00561D06"/>
    <w:rsid w:val="005622F2"/>
    <w:rsid w:val="00562E7C"/>
    <w:rsid w:val="005663E2"/>
    <w:rsid w:val="00566935"/>
    <w:rsid w:val="005677F0"/>
    <w:rsid w:val="00567CA7"/>
    <w:rsid w:val="00570BAB"/>
    <w:rsid w:val="00571B9A"/>
    <w:rsid w:val="005728F0"/>
    <w:rsid w:val="00574325"/>
    <w:rsid w:val="00574704"/>
    <w:rsid w:val="00577AAF"/>
    <w:rsid w:val="005814E6"/>
    <w:rsid w:val="005827C2"/>
    <w:rsid w:val="00582828"/>
    <w:rsid w:val="00584731"/>
    <w:rsid w:val="00585BD5"/>
    <w:rsid w:val="00586D7D"/>
    <w:rsid w:val="00590FB1"/>
    <w:rsid w:val="0059129E"/>
    <w:rsid w:val="005912CE"/>
    <w:rsid w:val="005916F1"/>
    <w:rsid w:val="00591E46"/>
    <w:rsid w:val="00593455"/>
    <w:rsid w:val="0059400E"/>
    <w:rsid w:val="0059473D"/>
    <w:rsid w:val="0059489E"/>
    <w:rsid w:val="00595FD2"/>
    <w:rsid w:val="005973AF"/>
    <w:rsid w:val="0059767B"/>
    <w:rsid w:val="00597B36"/>
    <w:rsid w:val="005A057B"/>
    <w:rsid w:val="005A0727"/>
    <w:rsid w:val="005A1B76"/>
    <w:rsid w:val="005A27F2"/>
    <w:rsid w:val="005A381A"/>
    <w:rsid w:val="005A55FA"/>
    <w:rsid w:val="005A71B6"/>
    <w:rsid w:val="005B010A"/>
    <w:rsid w:val="005B0BB2"/>
    <w:rsid w:val="005B2C94"/>
    <w:rsid w:val="005B35BE"/>
    <w:rsid w:val="005B4193"/>
    <w:rsid w:val="005B5585"/>
    <w:rsid w:val="005B613D"/>
    <w:rsid w:val="005B64B7"/>
    <w:rsid w:val="005B72D5"/>
    <w:rsid w:val="005B7AB3"/>
    <w:rsid w:val="005C10B6"/>
    <w:rsid w:val="005C401E"/>
    <w:rsid w:val="005C44E5"/>
    <w:rsid w:val="005C4D5D"/>
    <w:rsid w:val="005C731C"/>
    <w:rsid w:val="005D0A68"/>
    <w:rsid w:val="005D0BB2"/>
    <w:rsid w:val="005D17F2"/>
    <w:rsid w:val="005D223F"/>
    <w:rsid w:val="005D2A28"/>
    <w:rsid w:val="005D2F1B"/>
    <w:rsid w:val="005D2F8E"/>
    <w:rsid w:val="005D44FF"/>
    <w:rsid w:val="005D4931"/>
    <w:rsid w:val="005D559C"/>
    <w:rsid w:val="005D701F"/>
    <w:rsid w:val="005D716C"/>
    <w:rsid w:val="005E0BEC"/>
    <w:rsid w:val="005E1813"/>
    <w:rsid w:val="005E18B2"/>
    <w:rsid w:val="005E19CC"/>
    <w:rsid w:val="005E2B2A"/>
    <w:rsid w:val="005E3FF5"/>
    <w:rsid w:val="005E7EED"/>
    <w:rsid w:val="005F2CA8"/>
    <w:rsid w:val="005F5DFE"/>
    <w:rsid w:val="005F695D"/>
    <w:rsid w:val="005F6E2A"/>
    <w:rsid w:val="005F70E0"/>
    <w:rsid w:val="005F71D0"/>
    <w:rsid w:val="00600153"/>
    <w:rsid w:val="00601011"/>
    <w:rsid w:val="00602072"/>
    <w:rsid w:val="006021EF"/>
    <w:rsid w:val="006034D3"/>
    <w:rsid w:val="006046EE"/>
    <w:rsid w:val="0060484E"/>
    <w:rsid w:val="00606F27"/>
    <w:rsid w:val="00610EBA"/>
    <w:rsid w:val="00611FA0"/>
    <w:rsid w:val="00612054"/>
    <w:rsid w:val="00612357"/>
    <w:rsid w:val="00613260"/>
    <w:rsid w:val="006153E7"/>
    <w:rsid w:val="00615518"/>
    <w:rsid w:val="0061607A"/>
    <w:rsid w:val="006173B4"/>
    <w:rsid w:val="00617B47"/>
    <w:rsid w:val="0062158B"/>
    <w:rsid w:val="00621675"/>
    <w:rsid w:val="0062215D"/>
    <w:rsid w:val="00622391"/>
    <w:rsid w:val="0062270D"/>
    <w:rsid w:val="00622DF1"/>
    <w:rsid w:val="00624996"/>
    <w:rsid w:val="00626436"/>
    <w:rsid w:val="00626EE6"/>
    <w:rsid w:val="0062785F"/>
    <w:rsid w:val="00627DF5"/>
    <w:rsid w:val="006300C0"/>
    <w:rsid w:val="0063357B"/>
    <w:rsid w:val="00634BBA"/>
    <w:rsid w:val="00634C63"/>
    <w:rsid w:val="00635E7B"/>
    <w:rsid w:val="00636452"/>
    <w:rsid w:val="00636552"/>
    <w:rsid w:val="006368DC"/>
    <w:rsid w:val="00636EC9"/>
    <w:rsid w:val="00641D61"/>
    <w:rsid w:val="0064202F"/>
    <w:rsid w:val="0064312D"/>
    <w:rsid w:val="006442DE"/>
    <w:rsid w:val="00644CF0"/>
    <w:rsid w:val="006451FA"/>
    <w:rsid w:val="006458B5"/>
    <w:rsid w:val="00645DE4"/>
    <w:rsid w:val="0064605F"/>
    <w:rsid w:val="00646720"/>
    <w:rsid w:val="00646AFB"/>
    <w:rsid w:val="00650156"/>
    <w:rsid w:val="006508E0"/>
    <w:rsid w:val="0065146C"/>
    <w:rsid w:val="0065251D"/>
    <w:rsid w:val="0065508A"/>
    <w:rsid w:val="0065732F"/>
    <w:rsid w:val="00660FE2"/>
    <w:rsid w:val="0066197D"/>
    <w:rsid w:val="00663377"/>
    <w:rsid w:val="006659DF"/>
    <w:rsid w:val="00665AA4"/>
    <w:rsid w:val="00666258"/>
    <w:rsid w:val="00667E39"/>
    <w:rsid w:val="00667F35"/>
    <w:rsid w:val="00670A00"/>
    <w:rsid w:val="006724A6"/>
    <w:rsid w:val="00672A57"/>
    <w:rsid w:val="006738FA"/>
    <w:rsid w:val="006749C6"/>
    <w:rsid w:val="00674DDE"/>
    <w:rsid w:val="006751CC"/>
    <w:rsid w:val="00675BB0"/>
    <w:rsid w:val="0067685C"/>
    <w:rsid w:val="006773E8"/>
    <w:rsid w:val="006774ED"/>
    <w:rsid w:val="006801F7"/>
    <w:rsid w:val="00680F93"/>
    <w:rsid w:val="0068193C"/>
    <w:rsid w:val="006821CD"/>
    <w:rsid w:val="006842F6"/>
    <w:rsid w:val="006847FB"/>
    <w:rsid w:val="0068601A"/>
    <w:rsid w:val="006914F8"/>
    <w:rsid w:val="0069297B"/>
    <w:rsid w:val="00692E9B"/>
    <w:rsid w:val="0069305F"/>
    <w:rsid w:val="006941BE"/>
    <w:rsid w:val="00694441"/>
    <w:rsid w:val="00694882"/>
    <w:rsid w:val="006976A7"/>
    <w:rsid w:val="006A03A2"/>
    <w:rsid w:val="006A0AE8"/>
    <w:rsid w:val="006A207B"/>
    <w:rsid w:val="006A2D42"/>
    <w:rsid w:val="006A308D"/>
    <w:rsid w:val="006A31C8"/>
    <w:rsid w:val="006A46E5"/>
    <w:rsid w:val="006A4A49"/>
    <w:rsid w:val="006A6995"/>
    <w:rsid w:val="006B1192"/>
    <w:rsid w:val="006B30C9"/>
    <w:rsid w:val="006B3851"/>
    <w:rsid w:val="006B3C40"/>
    <w:rsid w:val="006B46ED"/>
    <w:rsid w:val="006B705F"/>
    <w:rsid w:val="006B7EBD"/>
    <w:rsid w:val="006C042B"/>
    <w:rsid w:val="006C0A36"/>
    <w:rsid w:val="006C0A61"/>
    <w:rsid w:val="006C2174"/>
    <w:rsid w:val="006C3167"/>
    <w:rsid w:val="006C3DC3"/>
    <w:rsid w:val="006C4906"/>
    <w:rsid w:val="006C4EB8"/>
    <w:rsid w:val="006C56B9"/>
    <w:rsid w:val="006C7119"/>
    <w:rsid w:val="006C7BA9"/>
    <w:rsid w:val="006C7E71"/>
    <w:rsid w:val="006D02C8"/>
    <w:rsid w:val="006D07CA"/>
    <w:rsid w:val="006D0895"/>
    <w:rsid w:val="006D12F3"/>
    <w:rsid w:val="006D136B"/>
    <w:rsid w:val="006D1734"/>
    <w:rsid w:val="006D192D"/>
    <w:rsid w:val="006D2E0B"/>
    <w:rsid w:val="006D3B53"/>
    <w:rsid w:val="006D3C22"/>
    <w:rsid w:val="006D446B"/>
    <w:rsid w:val="006D4A44"/>
    <w:rsid w:val="006D521C"/>
    <w:rsid w:val="006D5FA2"/>
    <w:rsid w:val="006D618D"/>
    <w:rsid w:val="006D6F0B"/>
    <w:rsid w:val="006D7853"/>
    <w:rsid w:val="006E1102"/>
    <w:rsid w:val="006E1131"/>
    <w:rsid w:val="006E125F"/>
    <w:rsid w:val="006E18E9"/>
    <w:rsid w:val="006E20A7"/>
    <w:rsid w:val="006E23E7"/>
    <w:rsid w:val="006E2AC4"/>
    <w:rsid w:val="006E3FF5"/>
    <w:rsid w:val="006E44B9"/>
    <w:rsid w:val="006E4D33"/>
    <w:rsid w:val="006E577A"/>
    <w:rsid w:val="006E59BB"/>
    <w:rsid w:val="006E5A1E"/>
    <w:rsid w:val="006E6392"/>
    <w:rsid w:val="006E6416"/>
    <w:rsid w:val="006E6D7D"/>
    <w:rsid w:val="006E6EA8"/>
    <w:rsid w:val="006F1372"/>
    <w:rsid w:val="006F1979"/>
    <w:rsid w:val="006F1E4E"/>
    <w:rsid w:val="006F28C4"/>
    <w:rsid w:val="006F437B"/>
    <w:rsid w:val="006F5700"/>
    <w:rsid w:val="006F5900"/>
    <w:rsid w:val="006F6067"/>
    <w:rsid w:val="006F677B"/>
    <w:rsid w:val="006F6F31"/>
    <w:rsid w:val="006F755D"/>
    <w:rsid w:val="00701037"/>
    <w:rsid w:val="00702B71"/>
    <w:rsid w:val="00703868"/>
    <w:rsid w:val="007046B8"/>
    <w:rsid w:val="00704CED"/>
    <w:rsid w:val="007079E6"/>
    <w:rsid w:val="00710AAC"/>
    <w:rsid w:val="0071458E"/>
    <w:rsid w:val="00715262"/>
    <w:rsid w:val="00715DAB"/>
    <w:rsid w:val="00721B71"/>
    <w:rsid w:val="00721F7C"/>
    <w:rsid w:val="00722400"/>
    <w:rsid w:val="0072292A"/>
    <w:rsid w:val="00722B25"/>
    <w:rsid w:val="00725AFC"/>
    <w:rsid w:val="00725E59"/>
    <w:rsid w:val="00727343"/>
    <w:rsid w:val="00727BC0"/>
    <w:rsid w:val="007316D0"/>
    <w:rsid w:val="0073355E"/>
    <w:rsid w:val="007344BE"/>
    <w:rsid w:val="00734D11"/>
    <w:rsid w:val="00736066"/>
    <w:rsid w:val="00736A60"/>
    <w:rsid w:val="00736C9B"/>
    <w:rsid w:val="00742941"/>
    <w:rsid w:val="007432A2"/>
    <w:rsid w:val="00744BC7"/>
    <w:rsid w:val="007512BA"/>
    <w:rsid w:val="00751D53"/>
    <w:rsid w:val="007531C6"/>
    <w:rsid w:val="00754632"/>
    <w:rsid w:val="00756113"/>
    <w:rsid w:val="0075694C"/>
    <w:rsid w:val="0076123D"/>
    <w:rsid w:val="00761B53"/>
    <w:rsid w:val="0076214D"/>
    <w:rsid w:val="00763925"/>
    <w:rsid w:val="007644F9"/>
    <w:rsid w:val="00764962"/>
    <w:rsid w:val="00766749"/>
    <w:rsid w:val="007668BB"/>
    <w:rsid w:val="00766D90"/>
    <w:rsid w:val="0077030E"/>
    <w:rsid w:val="007703A6"/>
    <w:rsid w:val="00771FCC"/>
    <w:rsid w:val="007729AB"/>
    <w:rsid w:val="00772FE9"/>
    <w:rsid w:val="0077434F"/>
    <w:rsid w:val="007745E3"/>
    <w:rsid w:val="00775BA8"/>
    <w:rsid w:val="00775C79"/>
    <w:rsid w:val="007801E3"/>
    <w:rsid w:val="0078148B"/>
    <w:rsid w:val="007814A9"/>
    <w:rsid w:val="00781643"/>
    <w:rsid w:val="0078383B"/>
    <w:rsid w:val="00784BDA"/>
    <w:rsid w:val="00785E09"/>
    <w:rsid w:val="00786DB3"/>
    <w:rsid w:val="00791C9D"/>
    <w:rsid w:val="00791F8C"/>
    <w:rsid w:val="007937F3"/>
    <w:rsid w:val="007948F2"/>
    <w:rsid w:val="007957D9"/>
    <w:rsid w:val="00795B39"/>
    <w:rsid w:val="00796C15"/>
    <w:rsid w:val="00796D1F"/>
    <w:rsid w:val="00797137"/>
    <w:rsid w:val="007A2126"/>
    <w:rsid w:val="007A35FA"/>
    <w:rsid w:val="007A3A7E"/>
    <w:rsid w:val="007B1F8C"/>
    <w:rsid w:val="007B1FA2"/>
    <w:rsid w:val="007B2293"/>
    <w:rsid w:val="007B50D0"/>
    <w:rsid w:val="007B5695"/>
    <w:rsid w:val="007B5BFE"/>
    <w:rsid w:val="007B6C8A"/>
    <w:rsid w:val="007B6CF0"/>
    <w:rsid w:val="007B7800"/>
    <w:rsid w:val="007C0522"/>
    <w:rsid w:val="007C097A"/>
    <w:rsid w:val="007C126A"/>
    <w:rsid w:val="007C154D"/>
    <w:rsid w:val="007C16E5"/>
    <w:rsid w:val="007C38BA"/>
    <w:rsid w:val="007C4F3C"/>
    <w:rsid w:val="007C57E7"/>
    <w:rsid w:val="007C7750"/>
    <w:rsid w:val="007C79BA"/>
    <w:rsid w:val="007D0095"/>
    <w:rsid w:val="007D0A64"/>
    <w:rsid w:val="007D1B3C"/>
    <w:rsid w:val="007D1E54"/>
    <w:rsid w:val="007D2AB5"/>
    <w:rsid w:val="007D47ED"/>
    <w:rsid w:val="007D5B14"/>
    <w:rsid w:val="007D7803"/>
    <w:rsid w:val="007E072D"/>
    <w:rsid w:val="007E0BBF"/>
    <w:rsid w:val="007E0C10"/>
    <w:rsid w:val="007E1B6F"/>
    <w:rsid w:val="007E1F69"/>
    <w:rsid w:val="007E26B5"/>
    <w:rsid w:val="007E419C"/>
    <w:rsid w:val="007E4614"/>
    <w:rsid w:val="007E4AD9"/>
    <w:rsid w:val="007E5716"/>
    <w:rsid w:val="007E751E"/>
    <w:rsid w:val="007E765C"/>
    <w:rsid w:val="007E7EBC"/>
    <w:rsid w:val="007F05E3"/>
    <w:rsid w:val="007F1D16"/>
    <w:rsid w:val="007F253B"/>
    <w:rsid w:val="007F26AF"/>
    <w:rsid w:val="007F2F35"/>
    <w:rsid w:val="007F4D72"/>
    <w:rsid w:val="007F6506"/>
    <w:rsid w:val="007F7215"/>
    <w:rsid w:val="007F79C6"/>
    <w:rsid w:val="007F7D92"/>
    <w:rsid w:val="00801134"/>
    <w:rsid w:val="00803E99"/>
    <w:rsid w:val="0080449A"/>
    <w:rsid w:val="00804E54"/>
    <w:rsid w:val="00806550"/>
    <w:rsid w:val="00810ED2"/>
    <w:rsid w:val="00812BC7"/>
    <w:rsid w:val="00812C59"/>
    <w:rsid w:val="008143B1"/>
    <w:rsid w:val="008143B5"/>
    <w:rsid w:val="008143DE"/>
    <w:rsid w:val="00815473"/>
    <w:rsid w:val="008162BC"/>
    <w:rsid w:val="00816393"/>
    <w:rsid w:val="0082066E"/>
    <w:rsid w:val="008209BE"/>
    <w:rsid w:val="008231F4"/>
    <w:rsid w:val="00823FAC"/>
    <w:rsid w:val="00827A8A"/>
    <w:rsid w:val="00831568"/>
    <w:rsid w:val="00832CFD"/>
    <w:rsid w:val="008330D6"/>
    <w:rsid w:val="00833D05"/>
    <w:rsid w:val="00836CF5"/>
    <w:rsid w:val="00837481"/>
    <w:rsid w:val="008400CD"/>
    <w:rsid w:val="008401B9"/>
    <w:rsid w:val="00842ED5"/>
    <w:rsid w:val="0084399F"/>
    <w:rsid w:val="0084491B"/>
    <w:rsid w:val="0084507E"/>
    <w:rsid w:val="00845211"/>
    <w:rsid w:val="00845E62"/>
    <w:rsid w:val="008479B0"/>
    <w:rsid w:val="00850A02"/>
    <w:rsid w:val="00850B67"/>
    <w:rsid w:val="00851792"/>
    <w:rsid w:val="00851811"/>
    <w:rsid w:val="00851D9E"/>
    <w:rsid w:val="00852EF2"/>
    <w:rsid w:val="008541E2"/>
    <w:rsid w:val="008543D7"/>
    <w:rsid w:val="00854FAC"/>
    <w:rsid w:val="00855486"/>
    <w:rsid w:val="00857EAD"/>
    <w:rsid w:val="0086142E"/>
    <w:rsid w:val="00862202"/>
    <w:rsid w:val="00863E63"/>
    <w:rsid w:val="008644A0"/>
    <w:rsid w:val="008657C9"/>
    <w:rsid w:val="008678B5"/>
    <w:rsid w:val="00867E02"/>
    <w:rsid w:val="00872FE1"/>
    <w:rsid w:val="00873410"/>
    <w:rsid w:val="008744EB"/>
    <w:rsid w:val="0087481D"/>
    <w:rsid w:val="00874D63"/>
    <w:rsid w:val="0087676F"/>
    <w:rsid w:val="00876FAB"/>
    <w:rsid w:val="008803CF"/>
    <w:rsid w:val="00881AF2"/>
    <w:rsid w:val="00882115"/>
    <w:rsid w:val="00883122"/>
    <w:rsid w:val="00883CE8"/>
    <w:rsid w:val="00883FCE"/>
    <w:rsid w:val="00884963"/>
    <w:rsid w:val="008875CC"/>
    <w:rsid w:val="00891157"/>
    <w:rsid w:val="008916E8"/>
    <w:rsid w:val="00891A48"/>
    <w:rsid w:val="00891E6D"/>
    <w:rsid w:val="00892115"/>
    <w:rsid w:val="00892C81"/>
    <w:rsid w:val="00892CD7"/>
    <w:rsid w:val="00893281"/>
    <w:rsid w:val="00894C29"/>
    <w:rsid w:val="00895549"/>
    <w:rsid w:val="00895736"/>
    <w:rsid w:val="00897973"/>
    <w:rsid w:val="008A0D6B"/>
    <w:rsid w:val="008A1310"/>
    <w:rsid w:val="008A1FB8"/>
    <w:rsid w:val="008A20DF"/>
    <w:rsid w:val="008A3ECD"/>
    <w:rsid w:val="008A5197"/>
    <w:rsid w:val="008A61E5"/>
    <w:rsid w:val="008A7A2F"/>
    <w:rsid w:val="008B0BDC"/>
    <w:rsid w:val="008B2642"/>
    <w:rsid w:val="008B3133"/>
    <w:rsid w:val="008B356D"/>
    <w:rsid w:val="008B371C"/>
    <w:rsid w:val="008B395C"/>
    <w:rsid w:val="008B3AA3"/>
    <w:rsid w:val="008B495C"/>
    <w:rsid w:val="008B5A14"/>
    <w:rsid w:val="008B5AAA"/>
    <w:rsid w:val="008B6849"/>
    <w:rsid w:val="008B6F4B"/>
    <w:rsid w:val="008B75AD"/>
    <w:rsid w:val="008C07FD"/>
    <w:rsid w:val="008C3CE5"/>
    <w:rsid w:val="008C5D9E"/>
    <w:rsid w:val="008D422B"/>
    <w:rsid w:val="008D53FD"/>
    <w:rsid w:val="008D5A1C"/>
    <w:rsid w:val="008D612A"/>
    <w:rsid w:val="008D646E"/>
    <w:rsid w:val="008D69E2"/>
    <w:rsid w:val="008E01A4"/>
    <w:rsid w:val="008E0548"/>
    <w:rsid w:val="008E0D74"/>
    <w:rsid w:val="008E1298"/>
    <w:rsid w:val="008E30FE"/>
    <w:rsid w:val="008E38CA"/>
    <w:rsid w:val="008E4931"/>
    <w:rsid w:val="008E4A48"/>
    <w:rsid w:val="008E6CED"/>
    <w:rsid w:val="008E7B67"/>
    <w:rsid w:val="008F0115"/>
    <w:rsid w:val="008F0F6D"/>
    <w:rsid w:val="008F1E76"/>
    <w:rsid w:val="008F21D1"/>
    <w:rsid w:val="008F3281"/>
    <w:rsid w:val="008F4916"/>
    <w:rsid w:val="008F4A15"/>
    <w:rsid w:val="008F6E69"/>
    <w:rsid w:val="00900300"/>
    <w:rsid w:val="00901903"/>
    <w:rsid w:val="00901F8E"/>
    <w:rsid w:val="009023D4"/>
    <w:rsid w:val="00902C61"/>
    <w:rsid w:val="00905674"/>
    <w:rsid w:val="00906BE1"/>
    <w:rsid w:val="0090720D"/>
    <w:rsid w:val="009075F3"/>
    <w:rsid w:val="00910D4D"/>
    <w:rsid w:val="00911B4D"/>
    <w:rsid w:val="009136BE"/>
    <w:rsid w:val="00914FB9"/>
    <w:rsid w:val="009154B0"/>
    <w:rsid w:val="00915B49"/>
    <w:rsid w:val="00916D3D"/>
    <w:rsid w:val="00916E21"/>
    <w:rsid w:val="00917212"/>
    <w:rsid w:val="009175C1"/>
    <w:rsid w:val="00917B25"/>
    <w:rsid w:val="0092180C"/>
    <w:rsid w:val="00922E3B"/>
    <w:rsid w:val="0092312A"/>
    <w:rsid w:val="0092398C"/>
    <w:rsid w:val="00924FFC"/>
    <w:rsid w:val="009268F6"/>
    <w:rsid w:val="00927884"/>
    <w:rsid w:val="009304A8"/>
    <w:rsid w:val="00934D17"/>
    <w:rsid w:val="009360E4"/>
    <w:rsid w:val="00940F86"/>
    <w:rsid w:val="009416DD"/>
    <w:rsid w:val="00942749"/>
    <w:rsid w:val="0094316B"/>
    <w:rsid w:val="00943E90"/>
    <w:rsid w:val="00945370"/>
    <w:rsid w:val="009457E3"/>
    <w:rsid w:val="00945ABF"/>
    <w:rsid w:val="00945CE1"/>
    <w:rsid w:val="00946F64"/>
    <w:rsid w:val="009504BC"/>
    <w:rsid w:val="00950AFA"/>
    <w:rsid w:val="0095153A"/>
    <w:rsid w:val="0095453B"/>
    <w:rsid w:val="00954E9C"/>
    <w:rsid w:val="00957A76"/>
    <w:rsid w:val="00961102"/>
    <w:rsid w:val="0096157A"/>
    <w:rsid w:val="00961B6B"/>
    <w:rsid w:val="00962005"/>
    <w:rsid w:val="00962233"/>
    <w:rsid w:val="0096270B"/>
    <w:rsid w:val="00962A9C"/>
    <w:rsid w:val="00962CAF"/>
    <w:rsid w:val="00963626"/>
    <w:rsid w:val="009638AE"/>
    <w:rsid w:val="00964107"/>
    <w:rsid w:val="00965387"/>
    <w:rsid w:val="009668F1"/>
    <w:rsid w:val="009678C3"/>
    <w:rsid w:val="009714D8"/>
    <w:rsid w:val="009718D2"/>
    <w:rsid w:val="0097469C"/>
    <w:rsid w:val="00975001"/>
    <w:rsid w:val="00975054"/>
    <w:rsid w:val="009752A0"/>
    <w:rsid w:val="0097537F"/>
    <w:rsid w:val="0097679A"/>
    <w:rsid w:val="009768B5"/>
    <w:rsid w:val="00977D18"/>
    <w:rsid w:val="00980E09"/>
    <w:rsid w:val="0098122F"/>
    <w:rsid w:val="009812C5"/>
    <w:rsid w:val="00981362"/>
    <w:rsid w:val="0098151C"/>
    <w:rsid w:val="00982118"/>
    <w:rsid w:val="00982EB2"/>
    <w:rsid w:val="009837A0"/>
    <w:rsid w:val="00983A57"/>
    <w:rsid w:val="00985B2E"/>
    <w:rsid w:val="00986CC9"/>
    <w:rsid w:val="00990339"/>
    <w:rsid w:val="00991498"/>
    <w:rsid w:val="009918B9"/>
    <w:rsid w:val="00991FED"/>
    <w:rsid w:val="009941E3"/>
    <w:rsid w:val="009944DA"/>
    <w:rsid w:val="00995513"/>
    <w:rsid w:val="0099755C"/>
    <w:rsid w:val="009A0903"/>
    <w:rsid w:val="009A1DAD"/>
    <w:rsid w:val="009A2C46"/>
    <w:rsid w:val="009A3193"/>
    <w:rsid w:val="009A584A"/>
    <w:rsid w:val="009A786B"/>
    <w:rsid w:val="009B1D39"/>
    <w:rsid w:val="009B214D"/>
    <w:rsid w:val="009B2604"/>
    <w:rsid w:val="009C13B3"/>
    <w:rsid w:val="009C3793"/>
    <w:rsid w:val="009C3C12"/>
    <w:rsid w:val="009C47DA"/>
    <w:rsid w:val="009C5870"/>
    <w:rsid w:val="009C609E"/>
    <w:rsid w:val="009C6BA3"/>
    <w:rsid w:val="009C7937"/>
    <w:rsid w:val="009C7E0A"/>
    <w:rsid w:val="009C7FA6"/>
    <w:rsid w:val="009D1A54"/>
    <w:rsid w:val="009D2171"/>
    <w:rsid w:val="009D286C"/>
    <w:rsid w:val="009D341F"/>
    <w:rsid w:val="009D3B76"/>
    <w:rsid w:val="009D58A0"/>
    <w:rsid w:val="009D6B80"/>
    <w:rsid w:val="009D7866"/>
    <w:rsid w:val="009E0F8E"/>
    <w:rsid w:val="009E144E"/>
    <w:rsid w:val="009E1846"/>
    <w:rsid w:val="009E39FB"/>
    <w:rsid w:val="009E495F"/>
    <w:rsid w:val="009E5F5E"/>
    <w:rsid w:val="009E78F0"/>
    <w:rsid w:val="009E7F88"/>
    <w:rsid w:val="009F0089"/>
    <w:rsid w:val="009F0820"/>
    <w:rsid w:val="009F12B5"/>
    <w:rsid w:val="009F29F0"/>
    <w:rsid w:val="009F31BC"/>
    <w:rsid w:val="009F3B37"/>
    <w:rsid w:val="009F4C92"/>
    <w:rsid w:val="009F50B9"/>
    <w:rsid w:val="009F766A"/>
    <w:rsid w:val="00A0190A"/>
    <w:rsid w:val="00A03247"/>
    <w:rsid w:val="00A03E24"/>
    <w:rsid w:val="00A04C3E"/>
    <w:rsid w:val="00A052A7"/>
    <w:rsid w:val="00A06717"/>
    <w:rsid w:val="00A077FA"/>
    <w:rsid w:val="00A11513"/>
    <w:rsid w:val="00A115FF"/>
    <w:rsid w:val="00A12610"/>
    <w:rsid w:val="00A12B9D"/>
    <w:rsid w:val="00A12F31"/>
    <w:rsid w:val="00A13690"/>
    <w:rsid w:val="00A14DB6"/>
    <w:rsid w:val="00A16B7D"/>
    <w:rsid w:val="00A16E94"/>
    <w:rsid w:val="00A16EA6"/>
    <w:rsid w:val="00A17A45"/>
    <w:rsid w:val="00A17EAD"/>
    <w:rsid w:val="00A21463"/>
    <w:rsid w:val="00A218F1"/>
    <w:rsid w:val="00A21FA8"/>
    <w:rsid w:val="00A22BE4"/>
    <w:rsid w:val="00A23118"/>
    <w:rsid w:val="00A247BF"/>
    <w:rsid w:val="00A25566"/>
    <w:rsid w:val="00A26F47"/>
    <w:rsid w:val="00A2711F"/>
    <w:rsid w:val="00A27264"/>
    <w:rsid w:val="00A27635"/>
    <w:rsid w:val="00A3032A"/>
    <w:rsid w:val="00A31B2E"/>
    <w:rsid w:val="00A33A08"/>
    <w:rsid w:val="00A3402F"/>
    <w:rsid w:val="00A3546E"/>
    <w:rsid w:val="00A364C4"/>
    <w:rsid w:val="00A36DFD"/>
    <w:rsid w:val="00A4563C"/>
    <w:rsid w:val="00A45E98"/>
    <w:rsid w:val="00A46248"/>
    <w:rsid w:val="00A4744F"/>
    <w:rsid w:val="00A4760F"/>
    <w:rsid w:val="00A500DE"/>
    <w:rsid w:val="00A503C0"/>
    <w:rsid w:val="00A50F9F"/>
    <w:rsid w:val="00A5294D"/>
    <w:rsid w:val="00A530AC"/>
    <w:rsid w:val="00A5449F"/>
    <w:rsid w:val="00A54D21"/>
    <w:rsid w:val="00A55C8C"/>
    <w:rsid w:val="00A5614F"/>
    <w:rsid w:val="00A56D0C"/>
    <w:rsid w:val="00A56DB2"/>
    <w:rsid w:val="00A60BD7"/>
    <w:rsid w:val="00A610EA"/>
    <w:rsid w:val="00A61752"/>
    <w:rsid w:val="00A61DBB"/>
    <w:rsid w:val="00A625F0"/>
    <w:rsid w:val="00A649FD"/>
    <w:rsid w:val="00A70B22"/>
    <w:rsid w:val="00A76408"/>
    <w:rsid w:val="00A7702E"/>
    <w:rsid w:val="00A80DA0"/>
    <w:rsid w:val="00A818F3"/>
    <w:rsid w:val="00A823AF"/>
    <w:rsid w:val="00A82FC6"/>
    <w:rsid w:val="00A8399E"/>
    <w:rsid w:val="00A839D7"/>
    <w:rsid w:val="00A83FDE"/>
    <w:rsid w:val="00A84326"/>
    <w:rsid w:val="00A851F8"/>
    <w:rsid w:val="00A8638E"/>
    <w:rsid w:val="00A866E1"/>
    <w:rsid w:val="00A86869"/>
    <w:rsid w:val="00A87074"/>
    <w:rsid w:val="00A874A4"/>
    <w:rsid w:val="00A87D83"/>
    <w:rsid w:val="00A91207"/>
    <w:rsid w:val="00A9132A"/>
    <w:rsid w:val="00A924B1"/>
    <w:rsid w:val="00A92A9D"/>
    <w:rsid w:val="00A947A9"/>
    <w:rsid w:val="00A961F6"/>
    <w:rsid w:val="00AA017E"/>
    <w:rsid w:val="00AA0647"/>
    <w:rsid w:val="00AA2109"/>
    <w:rsid w:val="00AA4011"/>
    <w:rsid w:val="00AA4192"/>
    <w:rsid w:val="00AA4474"/>
    <w:rsid w:val="00AA700A"/>
    <w:rsid w:val="00AB202C"/>
    <w:rsid w:val="00AB2572"/>
    <w:rsid w:val="00AB4E1C"/>
    <w:rsid w:val="00AB6D5F"/>
    <w:rsid w:val="00AC0C59"/>
    <w:rsid w:val="00AC359B"/>
    <w:rsid w:val="00AC374C"/>
    <w:rsid w:val="00AC3EEA"/>
    <w:rsid w:val="00AC51FA"/>
    <w:rsid w:val="00AC53EC"/>
    <w:rsid w:val="00AC5713"/>
    <w:rsid w:val="00AC5A56"/>
    <w:rsid w:val="00AC72FB"/>
    <w:rsid w:val="00AC7B32"/>
    <w:rsid w:val="00AD0B01"/>
    <w:rsid w:val="00AD10B0"/>
    <w:rsid w:val="00AD14F9"/>
    <w:rsid w:val="00AD29EE"/>
    <w:rsid w:val="00AD3F4E"/>
    <w:rsid w:val="00AD4562"/>
    <w:rsid w:val="00AD50A3"/>
    <w:rsid w:val="00AD5389"/>
    <w:rsid w:val="00AD609D"/>
    <w:rsid w:val="00AE0353"/>
    <w:rsid w:val="00AE08DD"/>
    <w:rsid w:val="00AE1DA9"/>
    <w:rsid w:val="00AE30F3"/>
    <w:rsid w:val="00AE6C0C"/>
    <w:rsid w:val="00AE6F7D"/>
    <w:rsid w:val="00AE73D2"/>
    <w:rsid w:val="00AE7BD7"/>
    <w:rsid w:val="00AE7FC0"/>
    <w:rsid w:val="00AF1CC3"/>
    <w:rsid w:val="00AF1D03"/>
    <w:rsid w:val="00AF213B"/>
    <w:rsid w:val="00AF25F1"/>
    <w:rsid w:val="00AF3137"/>
    <w:rsid w:val="00AF4D68"/>
    <w:rsid w:val="00AF5047"/>
    <w:rsid w:val="00AF51A9"/>
    <w:rsid w:val="00AF54F8"/>
    <w:rsid w:val="00AF5F09"/>
    <w:rsid w:val="00B007F6"/>
    <w:rsid w:val="00B015DA"/>
    <w:rsid w:val="00B02D74"/>
    <w:rsid w:val="00B0327D"/>
    <w:rsid w:val="00B033D0"/>
    <w:rsid w:val="00B0367F"/>
    <w:rsid w:val="00B060E0"/>
    <w:rsid w:val="00B06AE5"/>
    <w:rsid w:val="00B06C7D"/>
    <w:rsid w:val="00B070A4"/>
    <w:rsid w:val="00B073CD"/>
    <w:rsid w:val="00B07974"/>
    <w:rsid w:val="00B07B75"/>
    <w:rsid w:val="00B11C52"/>
    <w:rsid w:val="00B120BE"/>
    <w:rsid w:val="00B12577"/>
    <w:rsid w:val="00B1329A"/>
    <w:rsid w:val="00B13513"/>
    <w:rsid w:val="00B16FF5"/>
    <w:rsid w:val="00B1746D"/>
    <w:rsid w:val="00B21FF4"/>
    <w:rsid w:val="00B22763"/>
    <w:rsid w:val="00B22A63"/>
    <w:rsid w:val="00B232CC"/>
    <w:rsid w:val="00B27BF2"/>
    <w:rsid w:val="00B30020"/>
    <w:rsid w:val="00B306DE"/>
    <w:rsid w:val="00B32C44"/>
    <w:rsid w:val="00B34316"/>
    <w:rsid w:val="00B37E55"/>
    <w:rsid w:val="00B4003D"/>
    <w:rsid w:val="00B42EE8"/>
    <w:rsid w:val="00B4332E"/>
    <w:rsid w:val="00B455E1"/>
    <w:rsid w:val="00B4770A"/>
    <w:rsid w:val="00B528EC"/>
    <w:rsid w:val="00B5331F"/>
    <w:rsid w:val="00B533D7"/>
    <w:rsid w:val="00B60844"/>
    <w:rsid w:val="00B626B3"/>
    <w:rsid w:val="00B63DB7"/>
    <w:rsid w:val="00B6412D"/>
    <w:rsid w:val="00B64194"/>
    <w:rsid w:val="00B64F64"/>
    <w:rsid w:val="00B6554E"/>
    <w:rsid w:val="00B66962"/>
    <w:rsid w:val="00B66B0D"/>
    <w:rsid w:val="00B673E2"/>
    <w:rsid w:val="00B7012D"/>
    <w:rsid w:val="00B710E8"/>
    <w:rsid w:val="00B718EA"/>
    <w:rsid w:val="00B7203A"/>
    <w:rsid w:val="00B73D97"/>
    <w:rsid w:val="00B76E95"/>
    <w:rsid w:val="00B77F04"/>
    <w:rsid w:val="00B8034E"/>
    <w:rsid w:val="00B81BFF"/>
    <w:rsid w:val="00B82713"/>
    <w:rsid w:val="00B82E70"/>
    <w:rsid w:val="00B83B14"/>
    <w:rsid w:val="00B83CE9"/>
    <w:rsid w:val="00B84491"/>
    <w:rsid w:val="00B854D7"/>
    <w:rsid w:val="00B85D52"/>
    <w:rsid w:val="00B868DE"/>
    <w:rsid w:val="00B86992"/>
    <w:rsid w:val="00B874D5"/>
    <w:rsid w:val="00B87D35"/>
    <w:rsid w:val="00B91110"/>
    <w:rsid w:val="00B92982"/>
    <w:rsid w:val="00B977D9"/>
    <w:rsid w:val="00BA00BB"/>
    <w:rsid w:val="00BA0360"/>
    <w:rsid w:val="00BA0684"/>
    <w:rsid w:val="00BA180F"/>
    <w:rsid w:val="00BA246F"/>
    <w:rsid w:val="00BA29FD"/>
    <w:rsid w:val="00BA2D2A"/>
    <w:rsid w:val="00BA3434"/>
    <w:rsid w:val="00BA51A7"/>
    <w:rsid w:val="00BA5AC3"/>
    <w:rsid w:val="00BB0A52"/>
    <w:rsid w:val="00BB0A6E"/>
    <w:rsid w:val="00BB270F"/>
    <w:rsid w:val="00BB560D"/>
    <w:rsid w:val="00BB5B55"/>
    <w:rsid w:val="00BB6438"/>
    <w:rsid w:val="00BB7F4F"/>
    <w:rsid w:val="00BC09B9"/>
    <w:rsid w:val="00BC0AE9"/>
    <w:rsid w:val="00BC150F"/>
    <w:rsid w:val="00BC16CD"/>
    <w:rsid w:val="00BC22F1"/>
    <w:rsid w:val="00BC2992"/>
    <w:rsid w:val="00BC3D66"/>
    <w:rsid w:val="00BC4944"/>
    <w:rsid w:val="00BC4B10"/>
    <w:rsid w:val="00BC6144"/>
    <w:rsid w:val="00BC6365"/>
    <w:rsid w:val="00BC69BE"/>
    <w:rsid w:val="00BC6C42"/>
    <w:rsid w:val="00BC7C12"/>
    <w:rsid w:val="00BD0BD4"/>
    <w:rsid w:val="00BD16ED"/>
    <w:rsid w:val="00BD1C07"/>
    <w:rsid w:val="00BD1E74"/>
    <w:rsid w:val="00BD2D33"/>
    <w:rsid w:val="00BD6811"/>
    <w:rsid w:val="00BD6826"/>
    <w:rsid w:val="00BD6A4F"/>
    <w:rsid w:val="00BD75DE"/>
    <w:rsid w:val="00BD7669"/>
    <w:rsid w:val="00BE1FEF"/>
    <w:rsid w:val="00BE278C"/>
    <w:rsid w:val="00BE323A"/>
    <w:rsid w:val="00BE52A4"/>
    <w:rsid w:val="00BE5CCD"/>
    <w:rsid w:val="00BE5E4D"/>
    <w:rsid w:val="00BE6D7F"/>
    <w:rsid w:val="00BE754B"/>
    <w:rsid w:val="00BE798F"/>
    <w:rsid w:val="00BE7F17"/>
    <w:rsid w:val="00C00A38"/>
    <w:rsid w:val="00C0128A"/>
    <w:rsid w:val="00C01A62"/>
    <w:rsid w:val="00C020A7"/>
    <w:rsid w:val="00C02DC6"/>
    <w:rsid w:val="00C035EA"/>
    <w:rsid w:val="00C03A9B"/>
    <w:rsid w:val="00C0481C"/>
    <w:rsid w:val="00C06BFC"/>
    <w:rsid w:val="00C10CD5"/>
    <w:rsid w:val="00C11845"/>
    <w:rsid w:val="00C11EBB"/>
    <w:rsid w:val="00C13234"/>
    <w:rsid w:val="00C1543F"/>
    <w:rsid w:val="00C179A0"/>
    <w:rsid w:val="00C17EE0"/>
    <w:rsid w:val="00C201AF"/>
    <w:rsid w:val="00C22AE9"/>
    <w:rsid w:val="00C23E77"/>
    <w:rsid w:val="00C23F66"/>
    <w:rsid w:val="00C24181"/>
    <w:rsid w:val="00C26FCD"/>
    <w:rsid w:val="00C3554B"/>
    <w:rsid w:val="00C3745D"/>
    <w:rsid w:val="00C37ECA"/>
    <w:rsid w:val="00C40339"/>
    <w:rsid w:val="00C433D5"/>
    <w:rsid w:val="00C433FE"/>
    <w:rsid w:val="00C448BF"/>
    <w:rsid w:val="00C459AC"/>
    <w:rsid w:val="00C47763"/>
    <w:rsid w:val="00C47BCF"/>
    <w:rsid w:val="00C50E7A"/>
    <w:rsid w:val="00C5152E"/>
    <w:rsid w:val="00C51963"/>
    <w:rsid w:val="00C51A07"/>
    <w:rsid w:val="00C51C41"/>
    <w:rsid w:val="00C52D91"/>
    <w:rsid w:val="00C53BCA"/>
    <w:rsid w:val="00C5440E"/>
    <w:rsid w:val="00C54559"/>
    <w:rsid w:val="00C5484F"/>
    <w:rsid w:val="00C5488A"/>
    <w:rsid w:val="00C5737A"/>
    <w:rsid w:val="00C57E7C"/>
    <w:rsid w:val="00C61769"/>
    <w:rsid w:val="00C625A0"/>
    <w:rsid w:val="00C630E8"/>
    <w:rsid w:val="00C63B2A"/>
    <w:rsid w:val="00C65700"/>
    <w:rsid w:val="00C659AD"/>
    <w:rsid w:val="00C66AFF"/>
    <w:rsid w:val="00C70141"/>
    <w:rsid w:val="00C731A5"/>
    <w:rsid w:val="00C7572F"/>
    <w:rsid w:val="00C7595F"/>
    <w:rsid w:val="00C75E97"/>
    <w:rsid w:val="00C774CD"/>
    <w:rsid w:val="00C774ED"/>
    <w:rsid w:val="00C77928"/>
    <w:rsid w:val="00C80424"/>
    <w:rsid w:val="00C8199D"/>
    <w:rsid w:val="00C81B18"/>
    <w:rsid w:val="00C81B22"/>
    <w:rsid w:val="00C837DC"/>
    <w:rsid w:val="00C851CF"/>
    <w:rsid w:val="00C86828"/>
    <w:rsid w:val="00C86998"/>
    <w:rsid w:val="00C86A77"/>
    <w:rsid w:val="00C90437"/>
    <w:rsid w:val="00C90BE8"/>
    <w:rsid w:val="00C90CED"/>
    <w:rsid w:val="00C91E6C"/>
    <w:rsid w:val="00C93330"/>
    <w:rsid w:val="00C935D1"/>
    <w:rsid w:val="00C93EBD"/>
    <w:rsid w:val="00C943E5"/>
    <w:rsid w:val="00C963F6"/>
    <w:rsid w:val="00C96DAF"/>
    <w:rsid w:val="00CA0CDF"/>
    <w:rsid w:val="00CA11A3"/>
    <w:rsid w:val="00CA265D"/>
    <w:rsid w:val="00CA32B0"/>
    <w:rsid w:val="00CA5811"/>
    <w:rsid w:val="00CA66F2"/>
    <w:rsid w:val="00CA6B15"/>
    <w:rsid w:val="00CA7DFD"/>
    <w:rsid w:val="00CB1894"/>
    <w:rsid w:val="00CB2574"/>
    <w:rsid w:val="00CB5163"/>
    <w:rsid w:val="00CB54AD"/>
    <w:rsid w:val="00CB614D"/>
    <w:rsid w:val="00CC0533"/>
    <w:rsid w:val="00CC1B7E"/>
    <w:rsid w:val="00CC330D"/>
    <w:rsid w:val="00CC4165"/>
    <w:rsid w:val="00CC424B"/>
    <w:rsid w:val="00CC4470"/>
    <w:rsid w:val="00CC5D34"/>
    <w:rsid w:val="00CC7236"/>
    <w:rsid w:val="00CD02FE"/>
    <w:rsid w:val="00CD08CE"/>
    <w:rsid w:val="00CD0A96"/>
    <w:rsid w:val="00CD2432"/>
    <w:rsid w:val="00CD3800"/>
    <w:rsid w:val="00CD3C50"/>
    <w:rsid w:val="00CD3C8D"/>
    <w:rsid w:val="00CD3DCE"/>
    <w:rsid w:val="00CD5448"/>
    <w:rsid w:val="00CD6168"/>
    <w:rsid w:val="00CD6A68"/>
    <w:rsid w:val="00CD6B24"/>
    <w:rsid w:val="00CD6D19"/>
    <w:rsid w:val="00CD7ED0"/>
    <w:rsid w:val="00CE0579"/>
    <w:rsid w:val="00CE0D35"/>
    <w:rsid w:val="00CE0FDB"/>
    <w:rsid w:val="00CE11B3"/>
    <w:rsid w:val="00CE20A5"/>
    <w:rsid w:val="00CE2C6B"/>
    <w:rsid w:val="00CE3F91"/>
    <w:rsid w:val="00CE4B1D"/>
    <w:rsid w:val="00CE4DA8"/>
    <w:rsid w:val="00CE5874"/>
    <w:rsid w:val="00CE6FFD"/>
    <w:rsid w:val="00CF08BA"/>
    <w:rsid w:val="00CF16D7"/>
    <w:rsid w:val="00CF17BE"/>
    <w:rsid w:val="00CF2023"/>
    <w:rsid w:val="00CF3648"/>
    <w:rsid w:val="00CF42B5"/>
    <w:rsid w:val="00CF541C"/>
    <w:rsid w:val="00CF737B"/>
    <w:rsid w:val="00D00773"/>
    <w:rsid w:val="00D0082B"/>
    <w:rsid w:val="00D00D5F"/>
    <w:rsid w:val="00D0117A"/>
    <w:rsid w:val="00D01405"/>
    <w:rsid w:val="00D018B0"/>
    <w:rsid w:val="00D04A14"/>
    <w:rsid w:val="00D05C06"/>
    <w:rsid w:val="00D05FA9"/>
    <w:rsid w:val="00D100E4"/>
    <w:rsid w:val="00D108C4"/>
    <w:rsid w:val="00D10D0E"/>
    <w:rsid w:val="00D10EBA"/>
    <w:rsid w:val="00D124C2"/>
    <w:rsid w:val="00D13454"/>
    <w:rsid w:val="00D13877"/>
    <w:rsid w:val="00D1433E"/>
    <w:rsid w:val="00D14ED4"/>
    <w:rsid w:val="00D155EA"/>
    <w:rsid w:val="00D17BFC"/>
    <w:rsid w:val="00D2066C"/>
    <w:rsid w:val="00D206DE"/>
    <w:rsid w:val="00D22046"/>
    <w:rsid w:val="00D23149"/>
    <w:rsid w:val="00D24644"/>
    <w:rsid w:val="00D24794"/>
    <w:rsid w:val="00D24B54"/>
    <w:rsid w:val="00D26405"/>
    <w:rsid w:val="00D276D3"/>
    <w:rsid w:val="00D312B2"/>
    <w:rsid w:val="00D31FE0"/>
    <w:rsid w:val="00D34772"/>
    <w:rsid w:val="00D369B6"/>
    <w:rsid w:val="00D37B94"/>
    <w:rsid w:val="00D405D3"/>
    <w:rsid w:val="00D41377"/>
    <w:rsid w:val="00D44252"/>
    <w:rsid w:val="00D45680"/>
    <w:rsid w:val="00D45B24"/>
    <w:rsid w:val="00D46540"/>
    <w:rsid w:val="00D472F5"/>
    <w:rsid w:val="00D4741A"/>
    <w:rsid w:val="00D47849"/>
    <w:rsid w:val="00D5093E"/>
    <w:rsid w:val="00D51FD9"/>
    <w:rsid w:val="00D52A13"/>
    <w:rsid w:val="00D52E91"/>
    <w:rsid w:val="00D52F3B"/>
    <w:rsid w:val="00D53536"/>
    <w:rsid w:val="00D53AB6"/>
    <w:rsid w:val="00D55225"/>
    <w:rsid w:val="00D5587C"/>
    <w:rsid w:val="00D559AB"/>
    <w:rsid w:val="00D55D33"/>
    <w:rsid w:val="00D56E57"/>
    <w:rsid w:val="00D60796"/>
    <w:rsid w:val="00D61DD6"/>
    <w:rsid w:val="00D635DC"/>
    <w:rsid w:val="00D635F3"/>
    <w:rsid w:val="00D65227"/>
    <w:rsid w:val="00D65291"/>
    <w:rsid w:val="00D65413"/>
    <w:rsid w:val="00D65DD6"/>
    <w:rsid w:val="00D663D9"/>
    <w:rsid w:val="00D6672E"/>
    <w:rsid w:val="00D66898"/>
    <w:rsid w:val="00D6762D"/>
    <w:rsid w:val="00D67E25"/>
    <w:rsid w:val="00D702A3"/>
    <w:rsid w:val="00D70BD2"/>
    <w:rsid w:val="00D71263"/>
    <w:rsid w:val="00D72126"/>
    <w:rsid w:val="00D7254D"/>
    <w:rsid w:val="00D737DE"/>
    <w:rsid w:val="00D7397B"/>
    <w:rsid w:val="00D73DD1"/>
    <w:rsid w:val="00D75626"/>
    <w:rsid w:val="00D75D34"/>
    <w:rsid w:val="00D76128"/>
    <w:rsid w:val="00D76F40"/>
    <w:rsid w:val="00D771F9"/>
    <w:rsid w:val="00D80ADC"/>
    <w:rsid w:val="00D8205E"/>
    <w:rsid w:val="00D82747"/>
    <w:rsid w:val="00D839E6"/>
    <w:rsid w:val="00D84B70"/>
    <w:rsid w:val="00D86E15"/>
    <w:rsid w:val="00D87B08"/>
    <w:rsid w:val="00D908AF"/>
    <w:rsid w:val="00D90AB3"/>
    <w:rsid w:val="00D90B1F"/>
    <w:rsid w:val="00D9124F"/>
    <w:rsid w:val="00D919E7"/>
    <w:rsid w:val="00D932A8"/>
    <w:rsid w:val="00D94231"/>
    <w:rsid w:val="00D95919"/>
    <w:rsid w:val="00D95F30"/>
    <w:rsid w:val="00D965ED"/>
    <w:rsid w:val="00D96F01"/>
    <w:rsid w:val="00D97806"/>
    <w:rsid w:val="00DA0434"/>
    <w:rsid w:val="00DA10D9"/>
    <w:rsid w:val="00DA323C"/>
    <w:rsid w:val="00DA43E3"/>
    <w:rsid w:val="00DA5434"/>
    <w:rsid w:val="00DA735D"/>
    <w:rsid w:val="00DA7EA3"/>
    <w:rsid w:val="00DB0549"/>
    <w:rsid w:val="00DB0CDE"/>
    <w:rsid w:val="00DB1605"/>
    <w:rsid w:val="00DB3B7F"/>
    <w:rsid w:val="00DB3BE2"/>
    <w:rsid w:val="00DB53E7"/>
    <w:rsid w:val="00DB6C84"/>
    <w:rsid w:val="00DB6D26"/>
    <w:rsid w:val="00DB7AF1"/>
    <w:rsid w:val="00DB7FAA"/>
    <w:rsid w:val="00DC0578"/>
    <w:rsid w:val="00DC2BFB"/>
    <w:rsid w:val="00DC3671"/>
    <w:rsid w:val="00DC4894"/>
    <w:rsid w:val="00DC73E6"/>
    <w:rsid w:val="00DC7410"/>
    <w:rsid w:val="00DC74DB"/>
    <w:rsid w:val="00DD06FE"/>
    <w:rsid w:val="00DD1376"/>
    <w:rsid w:val="00DD1741"/>
    <w:rsid w:val="00DD29AD"/>
    <w:rsid w:val="00DD3BA7"/>
    <w:rsid w:val="00DD4E65"/>
    <w:rsid w:val="00DD523D"/>
    <w:rsid w:val="00DD5255"/>
    <w:rsid w:val="00DD561F"/>
    <w:rsid w:val="00DD67FB"/>
    <w:rsid w:val="00DD7C19"/>
    <w:rsid w:val="00DD7D29"/>
    <w:rsid w:val="00DD7E78"/>
    <w:rsid w:val="00DE13CE"/>
    <w:rsid w:val="00DE1871"/>
    <w:rsid w:val="00DE350A"/>
    <w:rsid w:val="00DE3A8B"/>
    <w:rsid w:val="00DE3AD0"/>
    <w:rsid w:val="00DE3E33"/>
    <w:rsid w:val="00DE41D2"/>
    <w:rsid w:val="00DE427D"/>
    <w:rsid w:val="00DE5247"/>
    <w:rsid w:val="00DE72A8"/>
    <w:rsid w:val="00DE72E5"/>
    <w:rsid w:val="00DE76A5"/>
    <w:rsid w:val="00DE7D06"/>
    <w:rsid w:val="00DF0485"/>
    <w:rsid w:val="00DF0852"/>
    <w:rsid w:val="00DF08EA"/>
    <w:rsid w:val="00DF1176"/>
    <w:rsid w:val="00DF17BF"/>
    <w:rsid w:val="00DF2A28"/>
    <w:rsid w:val="00DF30F3"/>
    <w:rsid w:val="00DF42BB"/>
    <w:rsid w:val="00DF7400"/>
    <w:rsid w:val="00E00096"/>
    <w:rsid w:val="00E016E9"/>
    <w:rsid w:val="00E01D91"/>
    <w:rsid w:val="00E02A42"/>
    <w:rsid w:val="00E02E0B"/>
    <w:rsid w:val="00E042FC"/>
    <w:rsid w:val="00E100C1"/>
    <w:rsid w:val="00E12028"/>
    <w:rsid w:val="00E12A15"/>
    <w:rsid w:val="00E13CE4"/>
    <w:rsid w:val="00E140A5"/>
    <w:rsid w:val="00E14815"/>
    <w:rsid w:val="00E15310"/>
    <w:rsid w:val="00E16EB8"/>
    <w:rsid w:val="00E17875"/>
    <w:rsid w:val="00E200FB"/>
    <w:rsid w:val="00E21EE0"/>
    <w:rsid w:val="00E2311C"/>
    <w:rsid w:val="00E24584"/>
    <w:rsid w:val="00E24B78"/>
    <w:rsid w:val="00E26661"/>
    <w:rsid w:val="00E270B4"/>
    <w:rsid w:val="00E27B43"/>
    <w:rsid w:val="00E27BC0"/>
    <w:rsid w:val="00E3153D"/>
    <w:rsid w:val="00E319A3"/>
    <w:rsid w:val="00E33643"/>
    <w:rsid w:val="00E33B7C"/>
    <w:rsid w:val="00E343FF"/>
    <w:rsid w:val="00E3447A"/>
    <w:rsid w:val="00E352FE"/>
    <w:rsid w:val="00E35A84"/>
    <w:rsid w:val="00E36242"/>
    <w:rsid w:val="00E3676C"/>
    <w:rsid w:val="00E36B71"/>
    <w:rsid w:val="00E36B9A"/>
    <w:rsid w:val="00E374E6"/>
    <w:rsid w:val="00E40744"/>
    <w:rsid w:val="00E417D0"/>
    <w:rsid w:val="00E41A76"/>
    <w:rsid w:val="00E431B3"/>
    <w:rsid w:val="00E43B9F"/>
    <w:rsid w:val="00E43D41"/>
    <w:rsid w:val="00E43E2A"/>
    <w:rsid w:val="00E45324"/>
    <w:rsid w:val="00E45371"/>
    <w:rsid w:val="00E47423"/>
    <w:rsid w:val="00E47E47"/>
    <w:rsid w:val="00E5122D"/>
    <w:rsid w:val="00E52B69"/>
    <w:rsid w:val="00E53369"/>
    <w:rsid w:val="00E54FEB"/>
    <w:rsid w:val="00E55881"/>
    <w:rsid w:val="00E55E86"/>
    <w:rsid w:val="00E55F28"/>
    <w:rsid w:val="00E57F01"/>
    <w:rsid w:val="00E6344C"/>
    <w:rsid w:val="00E63CB5"/>
    <w:rsid w:val="00E63DC7"/>
    <w:rsid w:val="00E64D85"/>
    <w:rsid w:val="00E655BB"/>
    <w:rsid w:val="00E668C6"/>
    <w:rsid w:val="00E66B05"/>
    <w:rsid w:val="00E67E3C"/>
    <w:rsid w:val="00E701D5"/>
    <w:rsid w:val="00E70565"/>
    <w:rsid w:val="00E70BFE"/>
    <w:rsid w:val="00E72B65"/>
    <w:rsid w:val="00E72C2B"/>
    <w:rsid w:val="00E72F44"/>
    <w:rsid w:val="00E7433B"/>
    <w:rsid w:val="00E746A6"/>
    <w:rsid w:val="00E74B0B"/>
    <w:rsid w:val="00E758F1"/>
    <w:rsid w:val="00E8143B"/>
    <w:rsid w:val="00E817BE"/>
    <w:rsid w:val="00E817D6"/>
    <w:rsid w:val="00E83B05"/>
    <w:rsid w:val="00E840D9"/>
    <w:rsid w:val="00E849DC"/>
    <w:rsid w:val="00E859DC"/>
    <w:rsid w:val="00E85DA0"/>
    <w:rsid w:val="00E864EC"/>
    <w:rsid w:val="00E87891"/>
    <w:rsid w:val="00E90254"/>
    <w:rsid w:val="00E918E5"/>
    <w:rsid w:val="00E93087"/>
    <w:rsid w:val="00E954AD"/>
    <w:rsid w:val="00E970F2"/>
    <w:rsid w:val="00E97C8A"/>
    <w:rsid w:val="00EA037D"/>
    <w:rsid w:val="00EA04D9"/>
    <w:rsid w:val="00EA1AEE"/>
    <w:rsid w:val="00EA2095"/>
    <w:rsid w:val="00EA3C6C"/>
    <w:rsid w:val="00EA5EA4"/>
    <w:rsid w:val="00EA7709"/>
    <w:rsid w:val="00EB11A1"/>
    <w:rsid w:val="00EB1C15"/>
    <w:rsid w:val="00EB28B5"/>
    <w:rsid w:val="00EB2CF6"/>
    <w:rsid w:val="00EB3298"/>
    <w:rsid w:val="00EB382E"/>
    <w:rsid w:val="00EB4842"/>
    <w:rsid w:val="00EB54B9"/>
    <w:rsid w:val="00EB5982"/>
    <w:rsid w:val="00EB59F7"/>
    <w:rsid w:val="00EB668A"/>
    <w:rsid w:val="00EB6D6B"/>
    <w:rsid w:val="00EB736E"/>
    <w:rsid w:val="00EB7972"/>
    <w:rsid w:val="00EC034E"/>
    <w:rsid w:val="00EC1873"/>
    <w:rsid w:val="00EC1E2C"/>
    <w:rsid w:val="00EC2310"/>
    <w:rsid w:val="00EC3630"/>
    <w:rsid w:val="00EC454E"/>
    <w:rsid w:val="00EC6649"/>
    <w:rsid w:val="00ED09A1"/>
    <w:rsid w:val="00ED1644"/>
    <w:rsid w:val="00ED1F8D"/>
    <w:rsid w:val="00ED1FDE"/>
    <w:rsid w:val="00ED2E79"/>
    <w:rsid w:val="00ED3554"/>
    <w:rsid w:val="00ED3819"/>
    <w:rsid w:val="00ED3D4A"/>
    <w:rsid w:val="00ED5315"/>
    <w:rsid w:val="00ED5A0A"/>
    <w:rsid w:val="00ED6A19"/>
    <w:rsid w:val="00ED6F70"/>
    <w:rsid w:val="00ED758D"/>
    <w:rsid w:val="00ED76DB"/>
    <w:rsid w:val="00ED7E33"/>
    <w:rsid w:val="00EE0858"/>
    <w:rsid w:val="00EE1E8A"/>
    <w:rsid w:val="00EE28A2"/>
    <w:rsid w:val="00EE3F7B"/>
    <w:rsid w:val="00EE4B92"/>
    <w:rsid w:val="00EE6064"/>
    <w:rsid w:val="00EE6D57"/>
    <w:rsid w:val="00EF17F4"/>
    <w:rsid w:val="00EF1C5B"/>
    <w:rsid w:val="00EF1D95"/>
    <w:rsid w:val="00EF22EB"/>
    <w:rsid w:val="00EF2978"/>
    <w:rsid w:val="00EF2DF2"/>
    <w:rsid w:val="00EF3152"/>
    <w:rsid w:val="00EF3227"/>
    <w:rsid w:val="00EF38AB"/>
    <w:rsid w:val="00EF3BEA"/>
    <w:rsid w:val="00EF4C9F"/>
    <w:rsid w:val="00EF59D8"/>
    <w:rsid w:val="00EF616E"/>
    <w:rsid w:val="00EF6FDA"/>
    <w:rsid w:val="00EF7636"/>
    <w:rsid w:val="00F000A6"/>
    <w:rsid w:val="00F00535"/>
    <w:rsid w:val="00F00EB6"/>
    <w:rsid w:val="00F014B2"/>
    <w:rsid w:val="00F017E5"/>
    <w:rsid w:val="00F0197F"/>
    <w:rsid w:val="00F01E04"/>
    <w:rsid w:val="00F02974"/>
    <w:rsid w:val="00F03167"/>
    <w:rsid w:val="00F034E7"/>
    <w:rsid w:val="00F05583"/>
    <w:rsid w:val="00F05C8D"/>
    <w:rsid w:val="00F10290"/>
    <w:rsid w:val="00F11815"/>
    <w:rsid w:val="00F15055"/>
    <w:rsid w:val="00F1637E"/>
    <w:rsid w:val="00F1685C"/>
    <w:rsid w:val="00F16917"/>
    <w:rsid w:val="00F16B11"/>
    <w:rsid w:val="00F223DE"/>
    <w:rsid w:val="00F2346D"/>
    <w:rsid w:val="00F2346E"/>
    <w:rsid w:val="00F23CCA"/>
    <w:rsid w:val="00F25DDE"/>
    <w:rsid w:val="00F2633D"/>
    <w:rsid w:val="00F26653"/>
    <w:rsid w:val="00F31980"/>
    <w:rsid w:val="00F322AE"/>
    <w:rsid w:val="00F330D1"/>
    <w:rsid w:val="00F33116"/>
    <w:rsid w:val="00F3499A"/>
    <w:rsid w:val="00F34C63"/>
    <w:rsid w:val="00F3509B"/>
    <w:rsid w:val="00F36387"/>
    <w:rsid w:val="00F36ACB"/>
    <w:rsid w:val="00F37AC1"/>
    <w:rsid w:val="00F40560"/>
    <w:rsid w:val="00F41F7F"/>
    <w:rsid w:val="00F42372"/>
    <w:rsid w:val="00F44FD6"/>
    <w:rsid w:val="00F45595"/>
    <w:rsid w:val="00F46299"/>
    <w:rsid w:val="00F46674"/>
    <w:rsid w:val="00F4771E"/>
    <w:rsid w:val="00F47D10"/>
    <w:rsid w:val="00F47FE1"/>
    <w:rsid w:val="00F50385"/>
    <w:rsid w:val="00F571FC"/>
    <w:rsid w:val="00F60B7C"/>
    <w:rsid w:val="00F616AD"/>
    <w:rsid w:val="00F62541"/>
    <w:rsid w:val="00F6288B"/>
    <w:rsid w:val="00F62B1D"/>
    <w:rsid w:val="00F62C4F"/>
    <w:rsid w:val="00F648C9"/>
    <w:rsid w:val="00F6611D"/>
    <w:rsid w:val="00F677FD"/>
    <w:rsid w:val="00F67A85"/>
    <w:rsid w:val="00F70878"/>
    <w:rsid w:val="00F73175"/>
    <w:rsid w:val="00F7326E"/>
    <w:rsid w:val="00F7558D"/>
    <w:rsid w:val="00F76DA0"/>
    <w:rsid w:val="00F77F0F"/>
    <w:rsid w:val="00F80411"/>
    <w:rsid w:val="00F81BBB"/>
    <w:rsid w:val="00F81FAF"/>
    <w:rsid w:val="00F84785"/>
    <w:rsid w:val="00F854EA"/>
    <w:rsid w:val="00F85E6F"/>
    <w:rsid w:val="00F86405"/>
    <w:rsid w:val="00F879F3"/>
    <w:rsid w:val="00F9238A"/>
    <w:rsid w:val="00F930CD"/>
    <w:rsid w:val="00F941CD"/>
    <w:rsid w:val="00F94DCD"/>
    <w:rsid w:val="00F9645F"/>
    <w:rsid w:val="00F977C7"/>
    <w:rsid w:val="00F97805"/>
    <w:rsid w:val="00F97F4A"/>
    <w:rsid w:val="00FA1145"/>
    <w:rsid w:val="00FA238E"/>
    <w:rsid w:val="00FA3823"/>
    <w:rsid w:val="00FA40E8"/>
    <w:rsid w:val="00FA4BEB"/>
    <w:rsid w:val="00FA55B4"/>
    <w:rsid w:val="00FA5961"/>
    <w:rsid w:val="00FA5A5A"/>
    <w:rsid w:val="00FA7512"/>
    <w:rsid w:val="00FB050A"/>
    <w:rsid w:val="00FB1488"/>
    <w:rsid w:val="00FB25F9"/>
    <w:rsid w:val="00FB27F4"/>
    <w:rsid w:val="00FB2E3F"/>
    <w:rsid w:val="00FB4AEA"/>
    <w:rsid w:val="00FB5223"/>
    <w:rsid w:val="00FB63A5"/>
    <w:rsid w:val="00FC005B"/>
    <w:rsid w:val="00FC1897"/>
    <w:rsid w:val="00FC1EEC"/>
    <w:rsid w:val="00FC2C44"/>
    <w:rsid w:val="00FC2E40"/>
    <w:rsid w:val="00FC5DFB"/>
    <w:rsid w:val="00FC6025"/>
    <w:rsid w:val="00FC7156"/>
    <w:rsid w:val="00FC7430"/>
    <w:rsid w:val="00FC7A1A"/>
    <w:rsid w:val="00FD1911"/>
    <w:rsid w:val="00FD36B2"/>
    <w:rsid w:val="00FD3B69"/>
    <w:rsid w:val="00FD4B99"/>
    <w:rsid w:val="00FD5239"/>
    <w:rsid w:val="00FD5475"/>
    <w:rsid w:val="00FD5807"/>
    <w:rsid w:val="00FD5CD4"/>
    <w:rsid w:val="00FD5F43"/>
    <w:rsid w:val="00FD61CD"/>
    <w:rsid w:val="00FD63EE"/>
    <w:rsid w:val="00FD6481"/>
    <w:rsid w:val="00FD67C6"/>
    <w:rsid w:val="00FD6D6B"/>
    <w:rsid w:val="00FD76C2"/>
    <w:rsid w:val="00FD7FF1"/>
    <w:rsid w:val="00FE0677"/>
    <w:rsid w:val="00FE240C"/>
    <w:rsid w:val="00FE26B4"/>
    <w:rsid w:val="00FE37BE"/>
    <w:rsid w:val="00FE3850"/>
    <w:rsid w:val="00FE3BBD"/>
    <w:rsid w:val="00FE465F"/>
    <w:rsid w:val="00FE4660"/>
    <w:rsid w:val="00FE4874"/>
    <w:rsid w:val="00FE4BA1"/>
    <w:rsid w:val="00FE5672"/>
    <w:rsid w:val="00FE66B5"/>
    <w:rsid w:val="00FE74AF"/>
    <w:rsid w:val="00FF03FC"/>
    <w:rsid w:val="00FF071D"/>
    <w:rsid w:val="00FF0E0D"/>
    <w:rsid w:val="00FF0FF8"/>
    <w:rsid w:val="00FF2945"/>
    <w:rsid w:val="00FF2CFF"/>
    <w:rsid w:val="00FF2F1B"/>
    <w:rsid w:val="00FF47DE"/>
    <w:rsid w:val="00FF73A7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7C831D"/>
  <w15:docId w15:val="{EB0B9DD8-CFC3-4A42-B1DD-0162EA2E0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6C84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B6C8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6C8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6C8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6C8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6C8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6C8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6C8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6C8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6C8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C63B2A"/>
    <w:pPr>
      <w:pBdr>
        <w:bottom w:val="single" w:sz="4" w:space="1" w:color="auto"/>
      </w:pBdr>
      <w:spacing w:after="0"/>
      <w:jc w:val="right"/>
    </w:pPr>
    <w:rPr>
      <w:rFonts w:ascii="Arial Narrow" w:hAnsi="Arial Narrow" w:cs="Arial Narrow"/>
      <w:sz w:val="16"/>
      <w:szCs w:val="16"/>
    </w:rPr>
  </w:style>
  <w:style w:type="paragraph" w:styleId="Piedepgina">
    <w:name w:val="footer"/>
    <w:basedOn w:val="Normal"/>
    <w:link w:val="PiedepginaCar"/>
    <w:uiPriority w:val="99"/>
    <w:rsid w:val="00C63B2A"/>
    <w:pPr>
      <w:tabs>
        <w:tab w:val="center" w:pos="4153"/>
        <w:tab w:val="right" w:pos="8306"/>
      </w:tabs>
      <w:spacing w:after="0"/>
    </w:pPr>
    <w:rPr>
      <w:rFonts w:ascii="Arial Narrow" w:hAnsi="Arial Narrow" w:cs="Arial Narrow"/>
      <w:sz w:val="16"/>
      <w:szCs w:val="16"/>
    </w:rPr>
  </w:style>
  <w:style w:type="paragraph" w:customStyle="1" w:styleId="Hidden">
    <w:name w:val="Hidden"/>
    <w:basedOn w:val="Normal"/>
    <w:rsid w:val="00C63B2A"/>
    <w:pPr>
      <w:shd w:val="clear" w:color="auto" w:fill="FFFF99"/>
    </w:pPr>
    <w:rPr>
      <w:vanish/>
      <w:color w:val="0000FF"/>
    </w:rPr>
  </w:style>
  <w:style w:type="paragraph" w:customStyle="1" w:styleId="NumHeading1">
    <w:name w:val="Num Heading 1"/>
    <w:basedOn w:val="Ttulo1"/>
    <w:next w:val="Normal"/>
    <w:uiPriority w:val="99"/>
    <w:rsid w:val="00C63B2A"/>
    <w:pPr>
      <w:numPr>
        <w:numId w:val="1"/>
      </w:numPr>
    </w:pPr>
  </w:style>
  <w:style w:type="paragraph" w:customStyle="1" w:styleId="NumHeading2">
    <w:name w:val="Num Heading 2"/>
    <w:basedOn w:val="Ttulo2"/>
    <w:next w:val="Normal"/>
    <w:uiPriority w:val="99"/>
    <w:qFormat/>
    <w:rsid w:val="00C63B2A"/>
    <w:pPr>
      <w:numPr>
        <w:ilvl w:val="1"/>
        <w:numId w:val="1"/>
      </w:numPr>
      <w:tabs>
        <w:tab w:val="clear" w:pos="1077"/>
        <w:tab w:val="num" w:pos="1361"/>
      </w:tabs>
      <w:ind w:left="1361"/>
    </w:pPr>
  </w:style>
  <w:style w:type="paragraph" w:customStyle="1" w:styleId="NumHeading3">
    <w:name w:val="Num Heading 3"/>
    <w:basedOn w:val="Ttulo3"/>
    <w:next w:val="Normal"/>
    <w:uiPriority w:val="99"/>
    <w:rsid w:val="00C63B2A"/>
    <w:pPr>
      <w:numPr>
        <w:ilvl w:val="2"/>
        <w:numId w:val="1"/>
      </w:numPr>
    </w:pPr>
  </w:style>
  <w:style w:type="paragraph" w:customStyle="1" w:styleId="NumHeading4">
    <w:name w:val="Num Heading 4"/>
    <w:basedOn w:val="Ttulo4"/>
    <w:next w:val="Normal"/>
    <w:uiPriority w:val="99"/>
    <w:rsid w:val="00C63B2A"/>
    <w:pPr>
      <w:numPr>
        <w:ilvl w:val="3"/>
        <w:numId w:val="1"/>
      </w:numPr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DB6C84"/>
    <w:pPr>
      <w:spacing w:line="240" w:lineRule="auto"/>
    </w:pPr>
    <w:rPr>
      <w:b/>
      <w:bCs/>
      <w:smallCaps/>
      <w:color w:val="1F497D" w:themeColor="text2"/>
    </w:rPr>
  </w:style>
  <w:style w:type="paragraph" w:styleId="Textonotapie">
    <w:name w:val="footnote text"/>
    <w:basedOn w:val="Normal"/>
    <w:semiHidden/>
    <w:rsid w:val="00C63B2A"/>
    <w:rPr>
      <w:sz w:val="16"/>
      <w:szCs w:val="16"/>
    </w:rPr>
  </w:style>
  <w:style w:type="paragraph" w:customStyle="1" w:styleId="HeadingAppendixOld">
    <w:name w:val="Heading Appendix Old"/>
    <w:basedOn w:val="Normal"/>
    <w:next w:val="Normal"/>
    <w:uiPriority w:val="99"/>
    <w:rsid w:val="00C63B2A"/>
    <w:pPr>
      <w:keepNext/>
      <w:pageBreakBefore/>
      <w:numPr>
        <w:ilvl w:val="7"/>
        <w:numId w:val="1"/>
      </w:numPr>
    </w:pPr>
    <w:rPr>
      <w:rFonts w:ascii="Arial Black" w:hAnsi="Arial Black" w:cs="Arial Black"/>
      <w:smallCaps/>
      <w:color w:val="333333"/>
      <w:sz w:val="32"/>
      <w:szCs w:val="32"/>
    </w:rPr>
  </w:style>
  <w:style w:type="paragraph" w:styleId="Textodeglobo">
    <w:name w:val="Balloon Text"/>
    <w:basedOn w:val="Normal"/>
    <w:semiHidden/>
    <w:rsid w:val="00C63B2A"/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uiPriority w:val="39"/>
    <w:rsid w:val="00C63B2A"/>
    <w:pPr>
      <w:spacing w:before="240"/>
    </w:pPr>
    <w:rPr>
      <w:b/>
      <w:bCs/>
      <w:i/>
      <w:iCs/>
    </w:rPr>
  </w:style>
  <w:style w:type="paragraph" w:styleId="TDC2">
    <w:name w:val="toc 2"/>
    <w:basedOn w:val="Normal"/>
    <w:next w:val="Normal"/>
    <w:uiPriority w:val="39"/>
    <w:rsid w:val="00C63B2A"/>
  </w:style>
  <w:style w:type="character" w:styleId="Hipervnculo">
    <w:name w:val="Hyperlink"/>
    <w:basedOn w:val="Fuentedeprrafopredeter"/>
    <w:uiPriority w:val="99"/>
    <w:rsid w:val="00C63B2A"/>
    <w:rPr>
      <w:rFonts w:cs="Times New Roman"/>
      <w:color w:val="0000FF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C63B2A"/>
    <w:pPr>
      <w:ind w:left="720"/>
      <w:contextualSpacing/>
    </w:pPr>
  </w:style>
  <w:style w:type="paragraph" w:styleId="TDC3">
    <w:name w:val="toc 3"/>
    <w:basedOn w:val="Normal"/>
    <w:next w:val="Normal"/>
    <w:uiPriority w:val="39"/>
    <w:rsid w:val="00C63B2A"/>
    <w:pPr>
      <w:spacing w:before="60"/>
      <w:ind w:left="403"/>
    </w:pPr>
  </w:style>
  <w:style w:type="paragraph" w:styleId="TDC4">
    <w:name w:val="toc 4"/>
    <w:basedOn w:val="Normal"/>
    <w:next w:val="Normal"/>
    <w:uiPriority w:val="39"/>
    <w:rsid w:val="00C63B2A"/>
    <w:pPr>
      <w:spacing w:before="60"/>
      <w:ind w:left="601"/>
    </w:pPr>
  </w:style>
  <w:style w:type="paragraph" w:customStyle="1" w:styleId="CodeBlock">
    <w:name w:val="Code Block"/>
    <w:basedOn w:val="Normal"/>
    <w:rsid w:val="00C63B2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" w:after="20"/>
    </w:pPr>
    <w:rPr>
      <w:rFonts w:ascii="Courier New" w:hAnsi="Courier New" w:cs="Courier New"/>
      <w:sz w:val="16"/>
      <w:szCs w:val="16"/>
    </w:rPr>
  </w:style>
  <w:style w:type="paragraph" w:customStyle="1" w:styleId="Note">
    <w:name w:val="Note"/>
    <w:basedOn w:val="Normal"/>
    <w:rsid w:val="00C63B2A"/>
    <w:pPr>
      <w:pBdr>
        <w:left w:val="single" w:sz="18" w:space="6" w:color="808080"/>
      </w:pBdr>
      <w:spacing w:after="120"/>
      <w:ind w:left="567"/>
    </w:pPr>
    <w:rPr>
      <w:sz w:val="18"/>
      <w:szCs w:val="18"/>
    </w:rPr>
  </w:style>
  <w:style w:type="paragraph" w:customStyle="1" w:styleId="NoteTitle">
    <w:name w:val="Note Title"/>
    <w:basedOn w:val="Note"/>
    <w:next w:val="Note"/>
    <w:rsid w:val="00C63B2A"/>
    <w:pPr>
      <w:keepNext/>
    </w:pPr>
    <w:rPr>
      <w:b/>
      <w:bCs/>
    </w:rPr>
  </w:style>
  <w:style w:type="paragraph" w:customStyle="1" w:styleId="TableNormal1">
    <w:name w:val="Table Normal1"/>
    <w:basedOn w:val="Normal"/>
    <w:rsid w:val="00C63B2A"/>
    <w:pPr>
      <w:spacing w:before="60"/>
    </w:pPr>
    <w:rPr>
      <w:rFonts w:ascii="Arial Narrow" w:hAnsi="Arial Narrow" w:cs="Arial Narrow"/>
      <w:sz w:val="18"/>
      <w:szCs w:val="18"/>
    </w:rPr>
  </w:style>
  <w:style w:type="paragraph" w:customStyle="1" w:styleId="HeadingPart">
    <w:name w:val="Heading Part"/>
    <w:basedOn w:val="Normal"/>
    <w:next w:val="Normal"/>
    <w:uiPriority w:val="99"/>
    <w:rsid w:val="00C63B2A"/>
    <w:pPr>
      <w:pageBreakBefore/>
      <w:numPr>
        <w:ilvl w:val="8"/>
        <w:numId w:val="1"/>
      </w:numPr>
      <w:spacing w:before="480"/>
      <w:outlineLvl w:val="8"/>
    </w:pPr>
    <w:rPr>
      <w:rFonts w:ascii="Arial Black" w:hAnsi="Arial Black" w:cs="Arial Black"/>
      <w:b/>
      <w:smallCaps/>
      <w:color w:val="333333"/>
      <w:sz w:val="32"/>
      <w:szCs w:val="32"/>
    </w:rPr>
  </w:style>
  <w:style w:type="paragraph" w:customStyle="1" w:styleId="NumHeading5">
    <w:name w:val="Num Heading 5"/>
    <w:basedOn w:val="Ttulo5"/>
    <w:next w:val="Normal"/>
    <w:uiPriority w:val="99"/>
    <w:rsid w:val="00C63B2A"/>
    <w:pPr>
      <w:numPr>
        <w:ilvl w:val="4"/>
        <w:numId w:val="1"/>
      </w:numPr>
    </w:pPr>
  </w:style>
  <w:style w:type="paragraph" w:styleId="TDC5">
    <w:name w:val="toc 5"/>
    <w:basedOn w:val="Normal"/>
    <w:next w:val="Normal"/>
    <w:uiPriority w:val="39"/>
    <w:rsid w:val="00C63B2A"/>
    <w:pPr>
      <w:spacing w:before="60"/>
      <w:ind w:left="799"/>
    </w:pPr>
  </w:style>
  <w:style w:type="paragraph" w:styleId="TDC8">
    <w:name w:val="toc 8"/>
    <w:basedOn w:val="Normal"/>
    <w:next w:val="Normal"/>
    <w:uiPriority w:val="39"/>
    <w:rsid w:val="00C63B2A"/>
    <w:pPr>
      <w:spacing w:before="240"/>
    </w:pPr>
    <w:rPr>
      <w:b/>
      <w:bCs/>
      <w:i/>
      <w:iCs/>
    </w:rPr>
  </w:style>
  <w:style w:type="paragraph" w:styleId="TDC9">
    <w:name w:val="toc 9"/>
    <w:basedOn w:val="Normal"/>
    <w:next w:val="Normal"/>
    <w:uiPriority w:val="39"/>
    <w:rsid w:val="00C63B2A"/>
    <w:pPr>
      <w:spacing w:before="240"/>
    </w:pPr>
    <w:rPr>
      <w:b/>
      <w:bCs/>
      <w:szCs w:val="24"/>
    </w:rPr>
  </w:style>
  <w:style w:type="paragraph" w:customStyle="1" w:styleId="HeadingAppendix">
    <w:name w:val="Heading Appendix"/>
    <w:basedOn w:val="Ttulo1"/>
    <w:next w:val="Normal"/>
    <w:rsid w:val="00C63B2A"/>
  </w:style>
  <w:style w:type="paragraph" w:customStyle="1" w:styleId="FooterSmall">
    <w:name w:val="Footer Small"/>
    <w:basedOn w:val="Piedepgina"/>
    <w:rsid w:val="00C63B2A"/>
    <w:rPr>
      <w:sz w:val="12"/>
      <w:szCs w:val="12"/>
    </w:rPr>
  </w:style>
  <w:style w:type="paragraph" w:styleId="Mapadeldocumento">
    <w:name w:val="Document Map"/>
    <w:basedOn w:val="Normal"/>
    <w:semiHidden/>
    <w:rsid w:val="00C63B2A"/>
    <w:pPr>
      <w:shd w:val="clear" w:color="auto" w:fill="000080"/>
    </w:pPr>
    <w:rPr>
      <w:rFonts w:ascii="Tahoma" w:hAnsi="Tahoma" w:cs="Tahoma"/>
    </w:rPr>
  </w:style>
  <w:style w:type="paragraph" w:customStyle="1" w:styleId="HorizontalNote">
    <w:name w:val="Horizontal Note"/>
    <w:basedOn w:val="Normal"/>
    <w:rsid w:val="00C63B2A"/>
    <w:pPr>
      <w:pBdr>
        <w:top w:val="single" w:sz="18" w:space="1" w:color="999999"/>
        <w:bottom w:val="single" w:sz="18" w:space="1" w:color="999999"/>
      </w:pBdr>
    </w:pPr>
  </w:style>
  <w:style w:type="character" w:customStyle="1" w:styleId="CharChar">
    <w:name w:val="Char Char"/>
    <w:basedOn w:val="Fuentedeprrafopredeter"/>
    <w:locked/>
    <w:rsid w:val="00C63B2A"/>
    <w:rPr>
      <w:rFonts w:ascii="Arial Narrow" w:eastAsia="Times New Roman" w:hAnsi="Arial Narrow" w:cs="Arial Narrow"/>
      <w:sz w:val="16"/>
      <w:szCs w:val="16"/>
      <w:lang w:val="en-AU" w:eastAsia="ja-JP"/>
    </w:rPr>
  </w:style>
  <w:style w:type="character" w:customStyle="1" w:styleId="EstiloLatinaCuerpoRojo">
    <w:name w:val="Estilo (Latina) +Cuerpo Rojo"/>
    <w:basedOn w:val="Fuentedeprrafopredeter"/>
    <w:rsid w:val="00C63B2A"/>
    <w:rPr>
      <w:rFonts w:ascii="Calibri" w:hAnsi="Calibri" w:cs="Times New Roman"/>
      <w:color w:val="FF0000"/>
      <w:sz w:val="24"/>
    </w:rPr>
  </w:style>
  <w:style w:type="paragraph" w:customStyle="1" w:styleId="EstiloNumHeading1LatinaCuerpo">
    <w:name w:val="Estilo Num Heading 1 + (Latina) +Cuerpo"/>
    <w:basedOn w:val="NumHeading1"/>
    <w:rsid w:val="00C63B2A"/>
    <w:pPr>
      <w:numPr>
        <w:numId w:val="0"/>
      </w:numPr>
      <w:shd w:val="clear" w:color="auto" w:fill="CDE5FF"/>
      <w:jc w:val="center"/>
    </w:pPr>
    <w:rPr>
      <w:rFonts w:ascii="Calibri" w:hAnsi="Calibri"/>
      <w:b/>
      <w:bCs/>
    </w:rPr>
  </w:style>
  <w:style w:type="paragraph" w:customStyle="1" w:styleId="EstiloEpgrafeLatinaCuerpoCentrado">
    <w:name w:val="Estilo Epígrafe + (Latina) +Cuerpo Centrado"/>
    <w:basedOn w:val="Descripcin"/>
    <w:rsid w:val="00C63B2A"/>
    <w:pPr>
      <w:jc w:val="center"/>
    </w:pPr>
    <w:rPr>
      <w:rFonts w:ascii="Calibri" w:hAnsi="Calibri" w:cs="Times New Roman"/>
      <w:sz w:val="24"/>
      <w:szCs w:val="20"/>
    </w:rPr>
  </w:style>
  <w:style w:type="character" w:customStyle="1" w:styleId="tw4winNone">
    <w:name w:val="tw4winNone"/>
    <w:basedOn w:val="Fuentedeprrafopredeter"/>
    <w:rsid w:val="00C63B2A"/>
    <w:rPr>
      <w:rFonts w:cs="Times New Roman"/>
    </w:rPr>
  </w:style>
  <w:style w:type="character" w:customStyle="1" w:styleId="LogoportDoNotTranslate">
    <w:name w:val="LogoportDoNotTranslate"/>
    <w:basedOn w:val="Fuentedeprrafopredeter"/>
    <w:rsid w:val="00C63B2A"/>
    <w:rPr>
      <w:rFonts w:ascii="Courier New" w:hAnsi="Courier New" w:cs="Times New Roman"/>
      <w:color w:val="808080"/>
    </w:rPr>
  </w:style>
  <w:style w:type="character" w:customStyle="1" w:styleId="LogoportMarkup">
    <w:name w:val="LogoportMarkup"/>
    <w:basedOn w:val="Fuentedeprrafopredeter"/>
    <w:rsid w:val="00C63B2A"/>
    <w:rPr>
      <w:rFonts w:ascii="Courier New" w:hAnsi="Courier New" w:cs="Times New Roman"/>
      <w:color w:val="FF0000"/>
    </w:rPr>
  </w:style>
  <w:style w:type="paragraph" w:customStyle="1" w:styleId="AuthorName">
    <w:name w:val="*Author Name"/>
    <w:basedOn w:val="Normal"/>
    <w:rsid w:val="00C837DC"/>
    <w:pPr>
      <w:spacing w:before="200" w:after="0" w:line="276" w:lineRule="auto"/>
    </w:pPr>
    <w:rPr>
      <w:rFonts w:eastAsia="SimSun"/>
      <w:b/>
    </w:rPr>
  </w:style>
  <w:style w:type="paragraph" w:customStyle="1" w:styleId="TableText">
    <w:name w:val="Table Text"/>
    <w:basedOn w:val="Normal"/>
    <w:rsid w:val="00C837DC"/>
    <w:pPr>
      <w:spacing w:before="20" w:after="40" w:line="240" w:lineRule="auto"/>
    </w:pPr>
    <w:rPr>
      <w:rFonts w:cs="Times New Roman"/>
    </w:rPr>
  </w:style>
  <w:style w:type="paragraph" w:customStyle="1" w:styleId="PageTitle">
    <w:name w:val="PageTitle"/>
    <w:basedOn w:val="Normal"/>
    <w:rsid w:val="00C837DC"/>
    <w:pPr>
      <w:spacing w:after="0" w:line="240" w:lineRule="auto"/>
      <w:jc w:val="center"/>
    </w:pPr>
    <w:rPr>
      <w:rFonts w:cs="Times New Roman"/>
      <w:b/>
      <w:color w:val="000000"/>
      <w:sz w:val="32"/>
    </w:rPr>
  </w:style>
  <w:style w:type="paragraph" w:customStyle="1" w:styleId="TableHeading">
    <w:name w:val="Table Heading"/>
    <w:basedOn w:val="Normal"/>
    <w:rsid w:val="00C837DC"/>
    <w:pPr>
      <w:spacing w:before="40" w:after="40" w:line="240" w:lineRule="auto"/>
      <w:jc w:val="center"/>
    </w:pPr>
    <w:rPr>
      <w:rFonts w:ascii="Arial Bold" w:hAnsi="Arial Bold" w:cs="Times New Roman"/>
      <w:b/>
      <w:smallCaps/>
      <w:noProof/>
    </w:rPr>
  </w:style>
  <w:style w:type="character" w:customStyle="1" w:styleId="EstiloCuerpo">
    <w:name w:val="Estilo +Cuerpo"/>
    <w:rsid w:val="007B50D0"/>
    <w:rPr>
      <w:rFonts w:ascii="Calibri" w:hAnsi="Calibri" w:cs="Times New Roman"/>
      <w:sz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D6E48"/>
    <w:rPr>
      <w:rFonts w:ascii="Arial Narrow" w:hAnsi="Arial Narrow" w:cs="Arial Narrow"/>
      <w:sz w:val="16"/>
      <w:szCs w:val="16"/>
      <w:lang w:val="en-AU" w:eastAsia="ja-JP"/>
    </w:rPr>
  </w:style>
  <w:style w:type="paragraph" w:styleId="Sinespaciado">
    <w:name w:val="No Spacing"/>
    <w:link w:val="SinespaciadoCar"/>
    <w:uiPriority w:val="1"/>
    <w:qFormat/>
    <w:rsid w:val="00DB6C8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0D6E48"/>
  </w:style>
  <w:style w:type="character" w:customStyle="1" w:styleId="EncabezadoCar">
    <w:name w:val="Encabezado Car"/>
    <w:basedOn w:val="Fuentedeprrafopredeter"/>
    <w:link w:val="Encabezado"/>
    <w:uiPriority w:val="99"/>
    <w:rsid w:val="000D6E48"/>
    <w:rPr>
      <w:rFonts w:ascii="Arial Narrow" w:hAnsi="Arial Narrow" w:cs="Arial Narrow"/>
      <w:sz w:val="16"/>
      <w:szCs w:val="16"/>
      <w:lang w:val="en-AU" w:eastAsia="ja-JP"/>
    </w:rPr>
  </w:style>
  <w:style w:type="character" w:customStyle="1" w:styleId="PrrafodelistaCar">
    <w:name w:val="Párrafo de lista Car"/>
    <w:link w:val="Prrafodelista"/>
    <w:uiPriority w:val="34"/>
    <w:locked/>
    <w:rsid w:val="0038790C"/>
  </w:style>
  <w:style w:type="paragraph" w:styleId="NormalWeb">
    <w:name w:val="Normal (Web)"/>
    <w:basedOn w:val="Normal"/>
    <w:uiPriority w:val="99"/>
    <w:semiHidden/>
    <w:unhideWhenUsed/>
    <w:rsid w:val="00D663D9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  <w:lang w:eastAsia="es-MX"/>
    </w:rPr>
  </w:style>
  <w:style w:type="character" w:styleId="Refdecomentario">
    <w:name w:val="annotation reference"/>
    <w:basedOn w:val="Fuentedeprrafopredeter"/>
    <w:semiHidden/>
    <w:unhideWhenUsed/>
    <w:rsid w:val="00D663D9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D663D9"/>
    <w:pPr>
      <w:spacing w:line="240" w:lineRule="auto"/>
    </w:pPr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D663D9"/>
    <w:rPr>
      <w:rFonts w:ascii="Calibri" w:hAnsi="Calibri" w:cs="Arial"/>
      <w:lang w:val="es-MX" w:eastAsia="ja-JP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D663D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D663D9"/>
    <w:rPr>
      <w:rFonts w:ascii="Calibri" w:hAnsi="Calibri" w:cs="Arial"/>
      <w:b/>
      <w:bCs/>
      <w:lang w:val="es-MX" w:eastAsia="ja-JP"/>
    </w:rPr>
  </w:style>
  <w:style w:type="character" w:styleId="Ttulodellibro">
    <w:name w:val="Book Title"/>
    <w:basedOn w:val="Fuentedeprrafopredeter"/>
    <w:uiPriority w:val="33"/>
    <w:qFormat/>
    <w:rsid w:val="00DB6C84"/>
    <w:rPr>
      <w:b/>
      <w:bCs/>
      <w:smallCaps/>
      <w:spacing w:val="10"/>
    </w:rPr>
  </w:style>
  <w:style w:type="table" w:customStyle="1" w:styleId="Calendario2">
    <w:name w:val="Calendario 2"/>
    <w:basedOn w:val="Tablanormal"/>
    <w:uiPriority w:val="99"/>
    <w:qFormat/>
    <w:rsid w:val="006E2AC4"/>
    <w:pPr>
      <w:jc w:val="center"/>
    </w:pPr>
    <w:rPr>
      <w:sz w:val="28"/>
      <w:szCs w:val="28"/>
      <w:lang w:val="es-MX" w:eastAsia="es-MX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oncuadrcula">
    <w:name w:val="Table Grid"/>
    <w:basedOn w:val="Tablanormal"/>
    <w:rsid w:val="00CD38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profesional">
    <w:name w:val="Table Professional"/>
    <w:basedOn w:val="Tablanormal"/>
    <w:rsid w:val="00CD3800"/>
    <w:pPr>
      <w:spacing w:before="120" w:after="60" w:line="264" w:lineRule="auto"/>
      <w:ind w:left="227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delista4-nfasis1">
    <w:name w:val="List Table 4 Accent 1"/>
    <w:basedOn w:val="Tablanormal"/>
    <w:uiPriority w:val="49"/>
    <w:rsid w:val="00CD3800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3">
    <w:name w:val="List Table 3"/>
    <w:basedOn w:val="Tablanormal"/>
    <w:uiPriority w:val="48"/>
    <w:rsid w:val="00CE057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E36B9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92398C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MX"/>
    </w:rPr>
  </w:style>
  <w:style w:type="paragraph" w:customStyle="1" w:styleId="Graphic">
    <w:name w:val="Graphic"/>
    <w:basedOn w:val="Normal"/>
    <w:rsid w:val="006E1131"/>
    <w:pPr>
      <w:widowControl w:val="0"/>
      <w:spacing w:after="120" w:line="240" w:lineRule="auto"/>
    </w:pPr>
    <w:rPr>
      <w:rFonts w:ascii="Arial" w:hAnsi="Arial" w:cs="Times New Roman"/>
      <w:sz w:val="20"/>
      <w:lang w:val="en-GB"/>
    </w:rPr>
  </w:style>
  <w:style w:type="character" w:customStyle="1" w:styleId="Ttulo1Car">
    <w:name w:val="Título 1 Car"/>
    <w:basedOn w:val="Fuentedeprrafopredeter"/>
    <w:link w:val="Ttulo1"/>
    <w:uiPriority w:val="9"/>
    <w:rsid w:val="00DB6C84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6C8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6C84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6C84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6C84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6C84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6C84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6C84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6C84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DB6C8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DB6C84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DB6C8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6C84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DB6C84"/>
    <w:rPr>
      <w:b/>
      <w:bCs/>
    </w:rPr>
  </w:style>
  <w:style w:type="character" w:styleId="nfasis">
    <w:name w:val="Emphasis"/>
    <w:basedOn w:val="Fuentedeprrafopredeter"/>
    <w:uiPriority w:val="20"/>
    <w:qFormat/>
    <w:rsid w:val="00DB6C84"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DB6C84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DB6C84"/>
    <w:rPr>
      <w:color w:val="1F497D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6C8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6C84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DB6C84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DB6C84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DB6C8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DB6C84"/>
    <w:rPr>
      <w:b/>
      <w:bCs/>
      <w:smallCaps/>
      <w:color w:val="1F497D" w:themeColor="text2"/>
      <w:u w:val="singl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B6C84"/>
    <w:pPr>
      <w:outlineLvl w:val="9"/>
    </w:pPr>
  </w:style>
  <w:style w:type="paragraph" w:styleId="Revisin">
    <w:name w:val="Revision"/>
    <w:hidden/>
    <w:uiPriority w:val="99"/>
    <w:semiHidden/>
    <w:rsid w:val="006A03A2"/>
    <w:pPr>
      <w:spacing w:after="0" w:line="240" w:lineRule="auto"/>
    </w:pPr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microsoft.com/office/2011/relationships/commentsExtended" Target="commentsExtended.xml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0.png"/><Relationship Id="rId55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9" Type="http://schemas.openxmlformats.org/officeDocument/2006/relationships/image" Target="media/image14.png"/><Relationship Id="rId11" Type="http://schemas.openxmlformats.org/officeDocument/2006/relationships/header" Target="header1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microsoft.com/office/2016/09/relationships/commentsIds" Target="commentsIds.xml"/><Relationship Id="rId45" Type="http://schemas.openxmlformats.org/officeDocument/2006/relationships/image" Target="media/image26.png"/><Relationship Id="rId53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25.png"/><Relationship Id="rId52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4.png"/><Relationship Id="rId48" Type="http://schemas.openxmlformats.org/officeDocument/2006/relationships/image" Target="cid:image003.png@01DD1DC2.F272BE90" TargetMode="External"/><Relationship Id="rId8" Type="http://schemas.openxmlformats.org/officeDocument/2006/relationships/webSettings" Target="webSettings.xml"/><Relationship Id="rId51" Type="http://schemas.openxmlformats.org/officeDocument/2006/relationships/image" Target="media/image31.png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comments" Target="comments.xml"/><Relationship Id="rId46" Type="http://schemas.openxmlformats.org/officeDocument/2006/relationships/image" Target="media/image27.png"/><Relationship Id="rId20" Type="http://schemas.openxmlformats.org/officeDocument/2006/relationships/image" Target="media/image5.png"/><Relationship Id="rId41" Type="http://schemas.microsoft.com/office/2018/08/relationships/commentsExtensible" Target="commentsExtensible.xml"/><Relationship Id="rId54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2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ConsultantToolkit\Templates\documentbas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>
  <documentManagement>
    <_ip_UnifiedCompliancePolicyUIAction xmlns="http://schemas.microsoft.com/sharepoint/v3" xsi:nil="true"/>
    <Estado xmlns="b1f4c3b3-5735-4566-a4e2-a5af10d97c4f">Creada</Estado>
    <TaxCatchAll xmlns="b3cf2549-b478-4f2b-9520-d19adf075f22" xsi:nil="true"/>
    <Modulo xmlns="b1f4c3b3-5735-4566-a4e2-a5af10d97c4f">General</Modulo>
    <TipoContenido xmlns="b1f4c3b3-5735-4566-a4e2-a5af10d97c4f">Especificación</TipoContenido>
    <_ip_UnifiedCompliancePolicyProperties xmlns="http://schemas.microsoft.com/sharepoint/v3" xsi:nil="true"/>
    <lcf76f155ced4ddcb4097134ff3c332f xmlns="b1f4c3b3-5735-4566-a4e2-a5af10d97c4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77D4ADD04DCE4E91A661D09B4EE68D" ma:contentTypeVersion="28" ma:contentTypeDescription="Crear nuevo documento." ma:contentTypeScope="" ma:versionID="290de92c0488d73bc8646e4941cd748f">
  <xsd:schema xmlns:xsd="http://www.w3.org/2001/XMLSchema" xmlns:xs="http://www.w3.org/2001/XMLSchema" xmlns:p="http://schemas.microsoft.com/office/2006/metadata/properties" xmlns:ns1="http://schemas.microsoft.com/sharepoint/v3" xmlns:ns2="b1f4c3b3-5735-4566-a4e2-a5af10d97c4f" xmlns:ns3="182a4c73-8805-4c1f-a520-202ef0d741d0" xmlns:ns4="b3cf2549-b478-4f2b-9520-d19adf075f22" targetNamespace="http://schemas.microsoft.com/office/2006/metadata/properties" ma:root="true" ma:fieldsID="edf5999ece556a8816c285e12e3a2bf0" ns1:_="" ns2:_="" ns3:_="" ns4:_="">
    <xsd:import namespace="http://schemas.microsoft.com/sharepoint/v3"/>
    <xsd:import namespace="b1f4c3b3-5735-4566-a4e2-a5af10d97c4f"/>
    <xsd:import namespace="182a4c73-8805-4c1f-a520-202ef0d741d0"/>
    <xsd:import namespace="b3cf2549-b478-4f2b-9520-d19adf075f22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TipoContenido" minOccurs="0"/>
                <xsd:element ref="ns3:SharedWithUsers" minOccurs="0"/>
                <xsd:element ref="ns2:Modulo" minOccurs="0"/>
                <xsd:element ref="ns3:SharingHintHash" minOccurs="0"/>
                <xsd:element ref="ns3:SharedWithDetails" minOccurs="0"/>
                <xsd:element ref="ns4:LastSharedByUser" minOccurs="0"/>
                <xsd:element ref="ns4:LastSharedByTime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f4c3b3-5735-4566-a4e2-a5af10d97c4f" elementFormDefault="qualified">
    <xsd:import namespace="http://schemas.microsoft.com/office/2006/documentManagement/types"/>
    <xsd:import namespace="http://schemas.microsoft.com/office/infopath/2007/PartnerControls"/>
    <xsd:element name="Estado" ma:index="8" nillable="true" ma:displayName="Estado" ma:default="Creada" ma:description="Estado" ma:format="Dropdown" ma:internalName="Estado">
      <xsd:simpleType>
        <xsd:union memberTypes="dms:Text">
          <xsd:simpleType>
            <xsd:restriction base="dms:Choice">
              <xsd:enumeration value="Creada"/>
              <xsd:enumeration value="Aprobada"/>
              <xsd:enumeration value="Estimada"/>
              <xsd:enumeration value="En desarrollo"/>
              <xsd:enumeration value="Finalizada desarrollo"/>
              <xsd:enumeration value="Validada"/>
            </xsd:restriction>
          </xsd:simpleType>
        </xsd:union>
      </xsd:simpleType>
    </xsd:element>
    <xsd:element name="TipoContenido" ma:index="9" nillable="true" ma:displayName="TipoContenido" ma:default="Especificación" ma:description="Tipo de documento" ma:format="Dropdown" ma:internalName="TipoContenido">
      <xsd:simpleType>
        <xsd:restriction base="dms:Choice">
          <xsd:enumeration value="Especificación"/>
          <xsd:enumeration value="Diseño Solución"/>
          <xsd:enumeration value="Pruebas"/>
          <xsd:enumeration value="Minutas"/>
          <xsd:enumeration value="Manuales"/>
        </xsd:restriction>
      </xsd:simpleType>
    </xsd:element>
    <xsd:element name="Modulo" ma:index="11" nillable="true" ma:displayName="Modulo" ma:default="General" ma:description="Modulo al que pertenece el documento" ma:format="Dropdown" ma:internalName="Modulo">
      <xsd:simpleType>
        <xsd:restriction base="dms:Choice">
          <xsd:enumeration value="General"/>
          <xsd:enumeration value="Finanzas"/>
          <xsd:enumeration value="Suministro"/>
          <xsd:enumeration value="Retail"/>
          <xsd:enumeration value="Proyectos"/>
        </xsd:restriction>
      </xsd:simpleType>
    </xsd:element>
    <xsd:element name="MediaServiceMetadata" ma:index="1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1" nillable="true" ma:displayName="MediaServiceAutoTags" ma:internalName="MediaServiceAutoTags" ma:readOnly="true">
      <xsd:simpleType>
        <xsd:restriction base="dms:Text"/>
      </xsd:simpleType>
    </xsd:element>
    <xsd:element name="MediaServiceOCR" ma:index="2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MediaServiceLocation" ma:index="3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32" nillable="true" ma:taxonomy="true" ma:internalName="lcf76f155ced4ddcb4097134ff3c332f" ma:taxonomyFieldName="MediaServiceImageTags" ma:displayName="Etiquetas de imagen" ma:readOnly="false" ma:fieldId="{5cf76f15-5ced-4ddc-b409-7134ff3c332f}" ma:taxonomyMulti="true" ma:sspId="67a1b1dc-2b6e-4dd6-846b-47b2595929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2a4c73-8805-4c1f-a520-202ef0d741d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4" nillable="true" ma:displayName="Hash de la sugerencia para compartir" ma:internalName="SharingHintHash" ma:readOnly="true">
      <xsd:simpleType>
        <xsd:restriction base="dms:Text"/>
      </xsd:simple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cf2549-b478-4f2b-9520-d19adf075f22" elementFormDefault="qualified">
    <xsd:import namespace="http://schemas.microsoft.com/office/2006/documentManagement/types"/>
    <xsd:import namespace="http://schemas.microsoft.com/office/infopath/2007/PartnerControls"/>
    <xsd:element name="LastSharedByUser" ma:index="16" nillable="true" ma:displayName="Última vez que se compartió por usuario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7" nillable="true" ma:displayName="Última vez que se compartió por hora" ma:description="" ma:internalName="LastSharedByTime" ma:readOnly="true">
      <xsd:simpleType>
        <xsd:restriction base="dms:DateTime"/>
      </xsd:simpleType>
    </xsd:element>
    <xsd:element name="TaxCatchAll" ma:index="33" nillable="true" ma:displayName="Taxonomy Catch All Column" ma:hidden="true" ma:list="{7b81713d-d3da-46df-ad4a-150c601add96}" ma:internalName="TaxCatchAll" ma:showField="CatchAllData" ma:web="b3cf2549-b478-4f2b-9520-d19adf075f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8CB909-3BB5-4B7F-BA7C-E3BA0D25E0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14A374-B0CB-4C3D-81B1-3BCF4AA71D31}">
  <ds:schemaRefs>
    <ds:schemaRef ds:uri="http://schemas.microsoft.com/office/2006/metadata/properties"/>
    <ds:schemaRef ds:uri="http://schemas.microsoft.com/sharepoint/v3"/>
    <ds:schemaRef ds:uri="b1f4c3b3-5735-4566-a4e2-a5af10d97c4f"/>
    <ds:schemaRef ds:uri="b3cf2549-b478-4f2b-9520-d19adf075f22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EB6DF60-5873-4AB0-B669-0EFCF5ADEB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70F167-A509-4B68-819A-9CF3564BD7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1f4c3b3-5735-4566-a4e2-a5af10d97c4f"/>
    <ds:schemaRef ds:uri="182a4c73-8805-4c1f-a520-202ef0d741d0"/>
    <ds:schemaRef ds:uri="b3cf2549-b478-4f2b-9520-d19adf075f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documentbase.dot</Template>
  <TotalTime>2</TotalTime>
  <Pages>19</Pages>
  <Words>1651</Words>
  <Characters>9084</Characters>
  <Application>Microsoft Office Word</Application>
  <DocSecurity>4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3.2 Diseño Funcional</vt:lpstr>
      <vt:lpstr>Solution Design Document</vt:lpstr>
    </vt:vector>
  </TitlesOfParts>
  <Company>Microsoft Corporation</Company>
  <LinksUpToDate>false</LinksUpToDate>
  <CharactersWithSpaces>10714</CharactersWithSpaces>
  <SharedDoc>false</SharedDoc>
  <HLinks>
    <vt:vector size="90" baseType="variant">
      <vt:variant>
        <vt:i4>1048627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_Toc200117012</vt:lpwstr>
      </vt:variant>
      <vt:variant>
        <vt:i4>1048627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_Toc200117011</vt:lpwstr>
      </vt:variant>
      <vt:variant>
        <vt:i4>1048627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_Toc200117010</vt:lpwstr>
      </vt:variant>
      <vt:variant>
        <vt:i4>1114163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_Toc200117009</vt:lpwstr>
      </vt:variant>
      <vt:variant>
        <vt:i4>1114163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_Toc200117008</vt:lpwstr>
      </vt:variant>
      <vt:variant>
        <vt:i4>1114163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_Toc200117007</vt:lpwstr>
      </vt:variant>
      <vt:variant>
        <vt:i4>1114163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_Toc200117006</vt:lpwstr>
      </vt:variant>
      <vt:variant>
        <vt:i4>1114163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_Toc200117005</vt:lpwstr>
      </vt:variant>
      <vt:variant>
        <vt:i4>1114163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_Toc200117004</vt:lpwstr>
      </vt:variant>
      <vt:variant>
        <vt:i4>1114163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_Toc200117003</vt:lpwstr>
      </vt:variant>
      <vt:variant>
        <vt:i4>1114163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_Toc200117002</vt:lpwstr>
      </vt:variant>
      <vt:variant>
        <vt:i4>1114163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_Toc200117001</vt:lpwstr>
      </vt:variant>
      <vt:variant>
        <vt:i4>1114163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_Toc200117000</vt:lpwstr>
      </vt:variant>
      <vt:variant>
        <vt:i4>1638458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_Toc200116999</vt:lpwstr>
      </vt:variant>
      <vt:variant>
        <vt:i4>1638458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_Toc200116998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 Diseño Funcional</dc:title>
  <dc:subject>3.2 Diseño Funcional</dc:subject>
  <dc:creator>Paulina Albarrán Ortiz</dc:creator>
  <cp:keywords/>
  <dc:description/>
  <cp:lastModifiedBy>Verónica Gabriela Lara Martínez</cp:lastModifiedBy>
  <cp:revision>2</cp:revision>
  <cp:lastPrinted>2003-11-04T12:36:00Z</cp:lastPrinted>
  <dcterms:created xsi:type="dcterms:W3CDTF">2026-10-05T22:21:00Z</dcterms:created>
  <dcterms:modified xsi:type="dcterms:W3CDTF">2026-10-05T22:21:00Z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&lt;&lt;Customer from Document Properties&gt;&gt;</vt:lpwstr>
  </property>
  <property fmtid="{D5CDD505-2E9C-101B-9397-08002B2CF9AE}" pid="3" name="Version">
    <vt:lpwstr>.1</vt:lpwstr>
  </property>
  <property fmtid="{D5CDD505-2E9C-101B-9397-08002B2CF9AE}" pid="4" name="AuthorEmail">
    <vt:lpwstr/>
  </property>
  <property fmtid="{D5CDD505-2E9C-101B-9397-08002B2CF9AE}" pid="5" name="AuthorPosition">
    <vt:lpwstr>&lt;&lt;Author Title from Document Properties&gt;&gt;</vt:lpwstr>
  </property>
  <property fmtid="{D5CDD505-2E9C-101B-9397-08002B2CF9AE}" pid="6" name="DocCategory">
    <vt:lpwstr/>
  </property>
  <property fmtid="{D5CDD505-2E9C-101B-9397-08002B2CF9AE}" pid="7" name="DocType">
    <vt:lpwstr> </vt:lpwstr>
  </property>
  <property fmtid="{D5CDD505-2E9C-101B-9397-08002B2CF9AE}" pid="8" name="Status">
    <vt:lpwstr>Ready for Packaging</vt:lpwstr>
  </property>
  <property fmtid="{D5CDD505-2E9C-101B-9397-08002B2CF9AE}" pid="9" name="Confidential">
    <vt:lpwstr>2</vt:lpwstr>
  </property>
  <property fmtid="{D5CDD505-2E9C-101B-9397-08002B2CF9AE}" pid="10" name="ContentTypeId">
    <vt:lpwstr>0x0101005577D4ADD04DCE4E91A661D09B4EE68D</vt:lpwstr>
  </property>
  <property fmtid="{D5CDD505-2E9C-101B-9397-08002B2CF9AE}" pid="11" name="Order">
    <vt:r8>93500</vt:r8>
  </property>
  <property fmtid="{D5CDD505-2E9C-101B-9397-08002B2CF9AE}" pid="12" name="Participantsv2">
    <vt:lpwstr>Business AnalystBusiness Decision MakerExecutive SponsorIT MgrProject Mgr</vt:lpwstr>
  </property>
  <property fmtid="{D5CDD505-2E9C-101B-9397-08002B2CF9AE}" pid="13" name="Phase">
    <vt:lpwstr>Design</vt:lpwstr>
  </property>
  <property fmtid="{D5CDD505-2E9C-101B-9397-08002B2CF9AE}" pid="14" name="Author0">
    <vt:lpwstr>Chandru Shankar7</vt:lpwstr>
  </property>
  <property fmtid="{D5CDD505-2E9C-101B-9397-08002B2CF9AE}" pid="15" name="Document Type">
    <vt:lpwstr>Tool/Template</vt:lpwstr>
  </property>
  <property fmtid="{D5CDD505-2E9C-101B-9397-08002B2CF9AE}" pid="16" name="Partner Role">
    <vt:lpwstr>Application ConsultantEngagement MgrProject MgrSolution ArchitectTech Consultant</vt:lpwstr>
  </property>
  <property fmtid="{D5CDD505-2E9C-101B-9397-08002B2CF9AE}" pid="17" name="File Group">
    <vt:lpwstr>2.4.4</vt:lpwstr>
  </property>
  <property fmtid="{D5CDD505-2E9C-101B-9397-08002B2CF9AE}" pid="18" name="Project Type">
    <vt:lpwstr>EnterpriseStandard</vt:lpwstr>
  </property>
  <property fmtid="{D5CDD505-2E9C-101B-9397-08002B2CF9AE}" pid="19" name="Author Notes">
    <vt:lpwstr>We need to select one of the two templates for the SDD.  </vt:lpwstr>
  </property>
  <property fmtid="{D5CDD505-2E9C-101B-9397-08002B2CF9AE}" pid="20" name="Owner">
    <vt:lpwstr>Consulting - Solution Architect</vt:lpwstr>
  </property>
  <property fmtid="{D5CDD505-2E9C-101B-9397-08002B2CF9AE}" pid="21" name="Product">
    <vt:lpwstr>AXGPNAVSLCRM</vt:lpwstr>
  </property>
  <property fmtid="{D5CDD505-2E9C-101B-9397-08002B2CF9AE}" pid="22" name="Cross Phase Process">
    <vt:lpwstr>Requirements and Configuration</vt:lpwstr>
  </property>
  <property fmtid="{D5CDD505-2E9C-101B-9397-08002B2CF9AE}" pid="23" name="Deliverable">
    <vt:lpwstr>true</vt:lpwstr>
  </property>
</Properties>
</file>